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CCA" w:rsidRPr="00DE1CCA" w:rsidRDefault="00DE1CCA" w:rsidP="00DE1CCA">
      <w:pPr>
        <w:spacing w:before="100" w:beforeAutospacing="1" w:after="0" w:line="240" w:lineRule="auto"/>
        <w:jc w:val="center"/>
        <w:rPr>
          <w:rFonts w:ascii="Times New Roman" w:eastAsia="Times New Roman" w:hAnsi="Times New Roman" w:cs="Times New Roman"/>
          <w:sz w:val="24"/>
          <w:szCs w:val="24"/>
        </w:rPr>
      </w:pPr>
      <w:r w:rsidRPr="00DE1CCA">
        <w:rPr>
          <w:rFonts w:ascii="Arial" w:eastAsia="Times New Roman" w:hAnsi="Arial" w:cs="Arial"/>
          <w:sz w:val="27"/>
          <w:szCs w:val="27"/>
        </w:rPr>
        <w:t>Web System Engineering</w:t>
      </w:r>
    </w:p>
    <w:p w:rsidR="00DE1CCA" w:rsidRPr="00DE1CCA" w:rsidRDefault="00DE1CCA" w:rsidP="00DE1CCA">
      <w:pPr>
        <w:spacing w:before="100" w:beforeAutospacing="1" w:after="0" w:line="240" w:lineRule="auto"/>
        <w:jc w:val="center"/>
        <w:rPr>
          <w:rFonts w:ascii="Times New Roman" w:eastAsia="Times New Roman" w:hAnsi="Times New Roman" w:cs="Times New Roman"/>
          <w:sz w:val="24"/>
          <w:szCs w:val="24"/>
        </w:rPr>
      </w:pPr>
      <w:r w:rsidRPr="00DE1CCA">
        <w:rPr>
          <w:rFonts w:ascii="Arial" w:eastAsia="Times New Roman" w:hAnsi="Arial" w:cs="Arial"/>
          <w:b/>
          <w:bCs/>
          <w:sz w:val="32"/>
          <w:szCs w:val="32"/>
        </w:rPr>
        <w:t>Project Final Report</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Team : &lt;name&gt;</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List of team members</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r w:rsidRPr="00DE1CCA">
        <w:rPr>
          <w:rFonts w:ascii="Arial" w:eastAsia="Times New Roman" w:hAnsi="Arial" w:cs="Arial"/>
          <w:b/>
          <w:bCs/>
          <w:sz w:val="27"/>
          <w:szCs w:val="27"/>
        </w:rPr>
        <w:t>I. Project Idea</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Project Pitch</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Define the idea of your project in one sentence</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863D5D" w:rsidP="00DE1CCA">
            <w:pPr>
              <w:spacing w:before="100" w:beforeAutospacing="1" w:after="0" w:line="240" w:lineRule="auto"/>
              <w:rPr>
                <w:rFonts w:ascii="Times New Roman" w:eastAsia="Times New Roman" w:hAnsi="Times New Roman" w:cs="Times New Roman"/>
                <w:sz w:val="24"/>
                <w:szCs w:val="24"/>
              </w:rPr>
            </w:pPr>
            <w:r w:rsidRPr="001535D6">
              <w:rPr>
                <w:rFonts w:asciiTheme="majorHAnsi" w:hAnsiTheme="majorHAnsi" w:cstheme="minorHAnsi"/>
                <w:sz w:val="24"/>
                <w:szCs w:val="24"/>
              </w:rPr>
              <w:t>The “Transaction management system” (TMS) is a web application which helps people to find and change information about their accounts, perform transactions (transfers and payments), view their accounts summary based on each user</w:t>
            </w:r>
            <w:r w:rsidR="00C86A67">
              <w:rPr>
                <w:rFonts w:asciiTheme="majorHAnsi" w:hAnsiTheme="majorHAnsi" w:cstheme="minorHAnsi"/>
                <w:sz w:val="24"/>
                <w:szCs w:val="24"/>
              </w:rPr>
              <w:t>,</w:t>
            </w:r>
            <w:r w:rsidRPr="001535D6">
              <w:rPr>
                <w:rFonts w:asciiTheme="majorHAnsi" w:hAnsiTheme="majorHAnsi" w:cstheme="minorHAnsi"/>
                <w:sz w:val="24"/>
                <w:szCs w:val="24"/>
              </w:rPr>
              <w:t xml:space="preserve"> easy to use from any web connection and for anyone who already has an account.</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Project Detailed Description</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List and describe in detail your project idea, settings and technical and usage restrictions, limitations (provide sufficient details).</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863D5D" w:rsidRPr="00EB73B0" w:rsidRDefault="00863D5D" w:rsidP="00863D5D">
            <w:pPr>
              <w:ind w:firstLine="720"/>
              <w:rPr>
                <w:rFonts w:ascii="Calibri" w:hAnsi="Calibri" w:cs="Calibri"/>
                <w:szCs w:val="24"/>
              </w:rPr>
            </w:pPr>
            <w:r w:rsidRPr="00EB73B0">
              <w:rPr>
                <w:rFonts w:ascii="Calibri" w:hAnsi="Calibri" w:cs="Calibri"/>
                <w:szCs w:val="24"/>
              </w:rPr>
              <w:t xml:space="preserve">This system will consist of a web portal, used for managing the information about the </w:t>
            </w:r>
            <w:proofErr w:type="gramStart"/>
            <w:r w:rsidRPr="00EB73B0">
              <w:rPr>
                <w:rFonts w:ascii="Calibri" w:hAnsi="Calibri" w:cs="Calibri"/>
                <w:szCs w:val="24"/>
              </w:rPr>
              <w:t>users</w:t>
            </w:r>
            <w:proofErr w:type="gramEnd"/>
            <w:r w:rsidRPr="00EB73B0">
              <w:rPr>
                <w:rFonts w:ascii="Calibri" w:hAnsi="Calibri" w:cs="Calibri"/>
                <w:szCs w:val="24"/>
              </w:rPr>
              <w:t xml:space="preserve"> accounts and the system as a whole.  </w:t>
            </w:r>
          </w:p>
          <w:p w:rsidR="00863D5D" w:rsidRPr="00EB73B0" w:rsidRDefault="00863D5D" w:rsidP="00863D5D">
            <w:pPr>
              <w:ind w:firstLine="720"/>
              <w:rPr>
                <w:rFonts w:ascii="Calibri" w:hAnsi="Calibri" w:cs="Calibri"/>
                <w:szCs w:val="24"/>
              </w:rPr>
            </w:pPr>
            <w:r w:rsidRPr="00EB73B0">
              <w:rPr>
                <w:rFonts w:ascii="Calibri" w:hAnsi="Calibri" w:cs="Calibri"/>
                <w:szCs w:val="24"/>
              </w:rPr>
              <w:t xml:space="preserve">Since this is a data-centric product, it will need somewhere to store the data. For that, a database will be used. The web portal will communicate with the database, being able to add and modify data. All of the database communication will go over the Internet. </w:t>
            </w:r>
          </w:p>
          <w:p w:rsidR="00863D5D" w:rsidRPr="00EB73B0" w:rsidRDefault="00863D5D" w:rsidP="00863D5D">
            <w:pPr>
              <w:pStyle w:val="Listparagraf"/>
              <w:tabs>
                <w:tab w:val="left" w:pos="2500"/>
              </w:tabs>
              <w:ind w:left="1080"/>
              <w:rPr>
                <w:rFonts w:cs="Calibri"/>
                <w:sz w:val="24"/>
                <w:szCs w:val="24"/>
              </w:rPr>
            </w:pPr>
            <w:r w:rsidRPr="00EB73B0">
              <w:rPr>
                <w:rFonts w:cs="Calibri"/>
                <w:sz w:val="24"/>
                <w:szCs w:val="24"/>
              </w:rPr>
              <w:lastRenderedPageBreak/>
              <w:t>The web portal will provide the following functionalities:</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User Registration</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User Login</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User Logout</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Password recovery</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Personal and account information update</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Money transfer</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Transactions history</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Payments</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Customer services</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Loan simulator</w:t>
            </w:r>
          </w:p>
          <w:p w:rsidR="00863D5D" w:rsidRPr="00EB73B0" w:rsidRDefault="00863D5D" w:rsidP="00C86A67">
            <w:pPr>
              <w:pStyle w:val="Listparagraf"/>
              <w:numPr>
                <w:ilvl w:val="0"/>
                <w:numId w:val="3"/>
              </w:numPr>
              <w:tabs>
                <w:tab w:val="left" w:pos="2500"/>
              </w:tabs>
              <w:rPr>
                <w:rFonts w:cs="Calibri"/>
                <w:sz w:val="24"/>
                <w:szCs w:val="24"/>
              </w:rPr>
            </w:pPr>
            <w:r w:rsidRPr="00EB73B0">
              <w:rPr>
                <w:rFonts w:cs="Calibri"/>
                <w:sz w:val="24"/>
                <w:szCs w:val="24"/>
              </w:rPr>
              <w:t>Currency converter</w:t>
            </w:r>
          </w:p>
          <w:p w:rsidR="00C86A67" w:rsidRPr="00EB73B0" w:rsidRDefault="00C86A67" w:rsidP="00C86A67">
            <w:pPr>
              <w:pStyle w:val="Titlu2"/>
              <w:numPr>
                <w:ilvl w:val="0"/>
                <w:numId w:val="0"/>
              </w:numPr>
              <w:rPr>
                <w:rFonts w:ascii="Calibri" w:hAnsi="Calibri" w:cs="Calibri"/>
              </w:rPr>
            </w:pPr>
            <w:bookmarkStart w:id="0" w:name="_Toc439994676"/>
            <w:bookmarkStart w:id="1" w:name="_Toc441230981"/>
            <w:r w:rsidRPr="00EB73B0">
              <w:rPr>
                <w:rFonts w:ascii="Calibri" w:hAnsi="Calibri" w:cs="Calibri"/>
              </w:rPr>
              <w:t>User Classes and Characteristics</w:t>
            </w:r>
            <w:bookmarkEnd w:id="0"/>
            <w:bookmarkEnd w:id="1"/>
          </w:p>
          <w:p w:rsidR="00C86A67" w:rsidRPr="00EB73B0" w:rsidRDefault="00C86A67" w:rsidP="00C86A67">
            <w:pPr>
              <w:rPr>
                <w:rFonts w:ascii="Calibri" w:hAnsi="Calibri" w:cs="Calibri"/>
              </w:rPr>
            </w:pPr>
            <w:r w:rsidRPr="00EB73B0">
              <w:rPr>
                <w:rFonts w:ascii="Calibri" w:hAnsi="Calibri" w:cs="Calibri"/>
              </w:rPr>
              <w:t xml:space="preserve">There will be three types of users who can use the application: </w:t>
            </w:r>
          </w:p>
          <w:p w:rsidR="00C86A67" w:rsidRPr="00EB73B0" w:rsidRDefault="00C86A67" w:rsidP="00C86A67">
            <w:pPr>
              <w:numPr>
                <w:ilvl w:val="0"/>
                <w:numId w:val="3"/>
              </w:numPr>
              <w:spacing w:after="0" w:line="240" w:lineRule="exact"/>
              <w:rPr>
                <w:rFonts w:ascii="Calibri" w:hAnsi="Calibri" w:cs="Calibri"/>
              </w:rPr>
            </w:pPr>
            <w:r w:rsidRPr="00EB73B0">
              <w:rPr>
                <w:rFonts w:ascii="Calibri" w:hAnsi="Calibri" w:cs="Calibri"/>
              </w:rPr>
              <w:t>The admin –has already an account and has access to the list of clients, has the right to activate/deactivate an account and can reset a password at user’s request.</w:t>
            </w:r>
          </w:p>
          <w:p w:rsidR="00C86A67" w:rsidRPr="00EB73B0" w:rsidRDefault="00C86A67" w:rsidP="00C86A67">
            <w:pPr>
              <w:numPr>
                <w:ilvl w:val="0"/>
                <w:numId w:val="3"/>
              </w:numPr>
              <w:spacing w:after="0" w:line="240" w:lineRule="exact"/>
              <w:rPr>
                <w:rFonts w:ascii="Calibri" w:hAnsi="Calibri" w:cs="Calibri"/>
              </w:rPr>
            </w:pPr>
            <w:r w:rsidRPr="00EB73B0">
              <w:rPr>
                <w:rFonts w:ascii="Calibri" w:hAnsi="Calibri" w:cs="Calibri"/>
              </w:rPr>
              <w:t>The unregistered user – can see information about the application and register/create a new account.</w:t>
            </w:r>
          </w:p>
          <w:p w:rsidR="00C86A67" w:rsidRPr="00EB73B0" w:rsidRDefault="00C86A67" w:rsidP="00C86A67">
            <w:pPr>
              <w:numPr>
                <w:ilvl w:val="0"/>
                <w:numId w:val="3"/>
              </w:numPr>
              <w:spacing w:after="0" w:line="240" w:lineRule="exact"/>
              <w:rPr>
                <w:rFonts w:ascii="Calibri" w:hAnsi="Calibri" w:cs="Calibri"/>
              </w:rPr>
            </w:pPr>
            <w:r w:rsidRPr="00EB73B0">
              <w:rPr>
                <w:rFonts w:ascii="Calibri" w:hAnsi="Calibri" w:cs="Calibri"/>
              </w:rPr>
              <w:t>The registered user –can use all the functionalities listed in above section.</w:t>
            </w:r>
          </w:p>
          <w:p w:rsidR="00C86A67" w:rsidRPr="00FD369C" w:rsidRDefault="00C86A67" w:rsidP="00C86A67">
            <w:pPr>
              <w:pStyle w:val="Listparagraf"/>
              <w:numPr>
                <w:ilvl w:val="0"/>
                <w:numId w:val="3"/>
              </w:numPr>
              <w:tabs>
                <w:tab w:val="left" w:pos="1178"/>
              </w:tabs>
              <w:rPr>
                <w:rFonts w:asciiTheme="majorHAnsi" w:hAnsiTheme="majorHAnsi" w:cstheme="minorHAnsi"/>
                <w:b/>
                <w:color w:val="5B9BD5" w:themeColor="accent1"/>
                <w:sz w:val="24"/>
                <w:szCs w:val="24"/>
              </w:rPr>
            </w:pPr>
            <w:r w:rsidRPr="00FD369C">
              <w:rPr>
                <w:rFonts w:asciiTheme="majorHAnsi" w:hAnsiTheme="majorHAnsi" w:cstheme="minorHAnsi"/>
                <w:b/>
                <w:color w:val="5B9BD5" w:themeColor="accent1"/>
                <w:sz w:val="24"/>
                <w:szCs w:val="24"/>
              </w:rPr>
              <w:t xml:space="preserve">Specific requirements </w:t>
            </w:r>
          </w:p>
          <w:p w:rsidR="00C86A67" w:rsidRPr="001535D6" w:rsidRDefault="00C86A67" w:rsidP="00C86A67">
            <w:pPr>
              <w:tabs>
                <w:tab w:val="left" w:pos="1178"/>
              </w:tabs>
              <w:rPr>
                <w:rFonts w:asciiTheme="majorHAnsi" w:hAnsiTheme="majorHAnsi" w:cstheme="minorHAnsi"/>
                <w:sz w:val="24"/>
                <w:szCs w:val="24"/>
              </w:rPr>
            </w:pPr>
            <w:r w:rsidRPr="001535D6">
              <w:rPr>
                <w:rFonts w:asciiTheme="majorHAnsi" w:hAnsiTheme="majorHAnsi" w:cstheme="minorHAnsi"/>
                <w:sz w:val="24"/>
                <w:szCs w:val="24"/>
              </w:rPr>
              <w:tab/>
              <w:t>This section contains all of the functional and quality requirements of the system. It gives a detailed description of the system and all its features.</w:t>
            </w:r>
          </w:p>
          <w:p w:rsidR="00C86A67" w:rsidRPr="00FD369C" w:rsidRDefault="00C86A67" w:rsidP="00C86A67">
            <w:pPr>
              <w:pStyle w:val="Listparagraf"/>
              <w:numPr>
                <w:ilvl w:val="1"/>
                <w:numId w:val="3"/>
              </w:numPr>
              <w:tabs>
                <w:tab w:val="left" w:pos="1178"/>
              </w:tabs>
              <w:rPr>
                <w:rFonts w:asciiTheme="majorHAnsi" w:hAnsiTheme="majorHAnsi" w:cstheme="minorHAnsi"/>
                <w:color w:val="5B9BD5" w:themeColor="accent1"/>
                <w:sz w:val="24"/>
                <w:szCs w:val="24"/>
              </w:rPr>
            </w:pPr>
            <w:r w:rsidRPr="00FD369C">
              <w:rPr>
                <w:rFonts w:asciiTheme="majorHAnsi" w:hAnsiTheme="majorHAnsi" w:cstheme="minorHAnsi"/>
                <w:color w:val="5B9BD5" w:themeColor="accent1"/>
                <w:sz w:val="24"/>
                <w:szCs w:val="24"/>
              </w:rPr>
              <w:t>User interfaces</w:t>
            </w:r>
          </w:p>
          <w:p w:rsidR="00C86A67" w:rsidRDefault="00C86A67" w:rsidP="00C86A67">
            <w:pPr>
              <w:tabs>
                <w:tab w:val="left" w:pos="1178"/>
              </w:tabs>
              <w:rPr>
                <w:rFonts w:asciiTheme="majorHAnsi" w:hAnsiTheme="majorHAnsi" w:cstheme="minorHAnsi"/>
                <w:sz w:val="24"/>
                <w:szCs w:val="24"/>
              </w:rPr>
            </w:pPr>
            <w:r w:rsidRPr="001535D6">
              <w:rPr>
                <w:rFonts w:asciiTheme="majorHAnsi" w:hAnsiTheme="majorHAnsi" w:cstheme="minorHAnsi"/>
                <w:sz w:val="24"/>
                <w:szCs w:val="24"/>
              </w:rPr>
              <w:tab/>
              <w:t xml:space="preserve">The user of the web application should see the log-in page when </w:t>
            </w:r>
            <w:r>
              <w:rPr>
                <w:rFonts w:asciiTheme="majorHAnsi" w:hAnsiTheme="majorHAnsi" w:cstheme="minorHAnsi"/>
                <w:sz w:val="24"/>
                <w:szCs w:val="24"/>
              </w:rPr>
              <w:t>they</w:t>
            </w:r>
            <w:r w:rsidRPr="001535D6">
              <w:rPr>
                <w:rFonts w:asciiTheme="majorHAnsi" w:hAnsiTheme="majorHAnsi" w:cstheme="minorHAnsi"/>
                <w:sz w:val="24"/>
                <w:szCs w:val="24"/>
              </w:rPr>
              <w:t xml:space="preserve"> open the application.  If the user has not registered, he/she should be able to do that on the log-in page. Here the user fill</w:t>
            </w:r>
            <w:r>
              <w:rPr>
                <w:rFonts w:asciiTheme="majorHAnsi" w:hAnsiTheme="majorHAnsi" w:cstheme="minorHAnsi"/>
                <w:sz w:val="24"/>
                <w:szCs w:val="24"/>
              </w:rPr>
              <w:t>s</w:t>
            </w:r>
            <w:r w:rsidRPr="001535D6">
              <w:rPr>
                <w:rFonts w:asciiTheme="majorHAnsi" w:hAnsiTheme="majorHAnsi" w:cstheme="minorHAnsi"/>
                <w:sz w:val="24"/>
                <w:szCs w:val="24"/>
              </w:rPr>
              <w:t xml:space="preserve"> in their </w:t>
            </w:r>
            <w:r>
              <w:rPr>
                <w:rFonts w:asciiTheme="majorHAnsi" w:hAnsiTheme="majorHAnsi" w:cstheme="minorHAnsi"/>
                <w:sz w:val="24"/>
                <w:szCs w:val="24"/>
              </w:rPr>
              <w:t>email address as well as a password. The required information in order to configure the user’s profile shall be updated after register phase.</w:t>
            </w:r>
          </w:p>
          <w:p w:rsidR="00C86A67" w:rsidRPr="001535D6" w:rsidRDefault="00C86A67" w:rsidP="00C86A67">
            <w:pPr>
              <w:tabs>
                <w:tab w:val="left" w:pos="1178"/>
              </w:tabs>
              <w:rPr>
                <w:rFonts w:asciiTheme="majorHAnsi" w:hAnsiTheme="majorHAnsi" w:cstheme="minorHAnsi"/>
                <w:sz w:val="24"/>
                <w:szCs w:val="24"/>
              </w:rPr>
            </w:pPr>
            <w:r w:rsidRPr="001535D6">
              <w:rPr>
                <w:rFonts w:asciiTheme="majorHAnsi" w:hAnsiTheme="majorHAnsi" w:cstheme="minorHAnsi"/>
                <w:sz w:val="24"/>
                <w:szCs w:val="24"/>
              </w:rPr>
              <w:tab/>
            </w:r>
            <w:proofErr w:type="gramStart"/>
            <w:r w:rsidRPr="001535D6">
              <w:rPr>
                <w:rFonts w:asciiTheme="majorHAnsi" w:hAnsiTheme="majorHAnsi" w:cstheme="minorHAnsi"/>
                <w:sz w:val="24"/>
                <w:szCs w:val="24"/>
              </w:rPr>
              <w:t xml:space="preserve">If </w:t>
            </w:r>
            <w:r>
              <w:rPr>
                <w:rFonts w:asciiTheme="majorHAnsi" w:hAnsiTheme="majorHAnsi" w:cstheme="minorHAnsi"/>
                <w:sz w:val="24"/>
                <w:szCs w:val="24"/>
              </w:rPr>
              <w:t xml:space="preserve"> </w:t>
            </w:r>
            <w:r w:rsidRPr="001535D6">
              <w:rPr>
                <w:rFonts w:asciiTheme="majorHAnsi" w:hAnsiTheme="majorHAnsi" w:cstheme="minorHAnsi"/>
                <w:sz w:val="24"/>
                <w:szCs w:val="24"/>
              </w:rPr>
              <w:t>the</w:t>
            </w:r>
            <w:proofErr w:type="gramEnd"/>
            <w:r w:rsidRPr="001535D6">
              <w:rPr>
                <w:rFonts w:asciiTheme="majorHAnsi" w:hAnsiTheme="majorHAnsi" w:cstheme="minorHAnsi"/>
                <w:sz w:val="24"/>
                <w:szCs w:val="24"/>
              </w:rPr>
              <w:t xml:space="preserve"> user is not a first-time user, he/she should be able to sign in with their </w:t>
            </w:r>
            <w:r>
              <w:rPr>
                <w:rFonts w:asciiTheme="majorHAnsi" w:hAnsiTheme="majorHAnsi" w:cstheme="minorHAnsi"/>
                <w:sz w:val="24"/>
                <w:szCs w:val="24"/>
              </w:rPr>
              <w:t>e</w:t>
            </w:r>
            <w:r w:rsidRPr="001535D6">
              <w:rPr>
                <w:rFonts w:asciiTheme="majorHAnsi" w:hAnsiTheme="majorHAnsi" w:cstheme="minorHAnsi"/>
                <w:sz w:val="24"/>
                <w:szCs w:val="24"/>
              </w:rPr>
              <w:t>mail and password</w:t>
            </w:r>
            <w:r>
              <w:rPr>
                <w:rFonts w:asciiTheme="majorHAnsi" w:hAnsiTheme="majorHAnsi" w:cstheme="minorHAnsi"/>
                <w:sz w:val="24"/>
                <w:szCs w:val="24"/>
              </w:rPr>
              <w:t xml:space="preserve"> .</w:t>
            </w:r>
            <w:r w:rsidRPr="001535D6">
              <w:rPr>
                <w:rFonts w:asciiTheme="majorHAnsi" w:hAnsiTheme="majorHAnsi" w:cstheme="minorHAnsi"/>
                <w:sz w:val="24"/>
                <w:szCs w:val="24"/>
              </w:rPr>
              <w:t xml:space="preserve"> </w:t>
            </w:r>
          </w:p>
          <w:p w:rsidR="00C86A67" w:rsidRDefault="00C86A67" w:rsidP="00C86A67">
            <w:pPr>
              <w:tabs>
                <w:tab w:val="left" w:pos="1178"/>
              </w:tabs>
              <w:rPr>
                <w:rFonts w:asciiTheme="majorHAnsi" w:hAnsiTheme="majorHAnsi" w:cstheme="minorHAnsi"/>
                <w:sz w:val="24"/>
                <w:szCs w:val="24"/>
              </w:rPr>
            </w:pPr>
            <w:r w:rsidRPr="001535D6">
              <w:rPr>
                <w:rFonts w:asciiTheme="majorHAnsi" w:hAnsiTheme="majorHAnsi" w:cstheme="minorHAnsi"/>
                <w:sz w:val="24"/>
                <w:szCs w:val="24"/>
              </w:rPr>
              <w:tab/>
              <w:t xml:space="preserve">Every user </w:t>
            </w:r>
            <w:r>
              <w:rPr>
                <w:rFonts w:asciiTheme="majorHAnsi" w:hAnsiTheme="majorHAnsi" w:cstheme="minorHAnsi"/>
                <w:sz w:val="24"/>
                <w:szCs w:val="24"/>
              </w:rPr>
              <w:t>shall</w:t>
            </w:r>
            <w:r w:rsidRPr="001535D6">
              <w:rPr>
                <w:rFonts w:asciiTheme="majorHAnsi" w:hAnsiTheme="majorHAnsi" w:cstheme="minorHAnsi"/>
                <w:sz w:val="24"/>
                <w:szCs w:val="24"/>
              </w:rPr>
              <w:t xml:space="preserve"> have a home page where they can see the balance of their account</w:t>
            </w:r>
            <w:r>
              <w:rPr>
                <w:rFonts w:asciiTheme="majorHAnsi" w:hAnsiTheme="majorHAnsi" w:cstheme="minorHAnsi"/>
                <w:sz w:val="24"/>
                <w:szCs w:val="24"/>
              </w:rPr>
              <w:t>s</w:t>
            </w:r>
            <w:r w:rsidRPr="001535D6">
              <w:rPr>
                <w:rFonts w:asciiTheme="majorHAnsi" w:hAnsiTheme="majorHAnsi" w:cstheme="minorHAnsi"/>
                <w:sz w:val="24"/>
                <w:szCs w:val="24"/>
              </w:rPr>
              <w:t>, and their card limits</w:t>
            </w:r>
            <w:r>
              <w:rPr>
                <w:rFonts w:asciiTheme="majorHAnsi" w:hAnsiTheme="majorHAnsi" w:cstheme="minorHAnsi"/>
                <w:sz w:val="24"/>
                <w:szCs w:val="24"/>
              </w:rPr>
              <w:t>.</w:t>
            </w:r>
          </w:p>
          <w:p w:rsidR="00C86A67" w:rsidRDefault="00C86A67" w:rsidP="00C86A67">
            <w:pPr>
              <w:tabs>
                <w:tab w:val="left" w:pos="1178"/>
              </w:tabs>
              <w:rPr>
                <w:rFonts w:asciiTheme="majorHAnsi" w:hAnsiTheme="majorHAnsi" w:cstheme="minorHAnsi"/>
                <w:sz w:val="24"/>
                <w:szCs w:val="24"/>
              </w:rPr>
            </w:pPr>
            <w:r>
              <w:rPr>
                <w:rFonts w:asciiTheme="majorHAnsi" w:hAnsiTheme="majorHAnsi" w:cstheme="minorHAnsi"/>
                <w:sz w:val="24"/>
                <w:szCs w:val="24"/>
              </w:rPr>
              <w:tab/>
              <w:t xml:space="preserve">Users shall be able to transfer amount of money to other accounts of their own, or to other </w:t>
            </w:r>
            <w:proofErr w:type="gramStart"/>
            <w:r>
              <w:rPr>
                <w:rFonts w:asciiTheme="majorHAnsi" w:hAnsiTheme="majorHAnsi" w:cstheme="minorHAnsi"/>
                <w:sz w:val="24"/>
                <w:szCs w:val="24"/>
              </w:rPr>
              <w:t>users</w:t>
            </w:r>
            <w:proofErr w:type="gramEnd"/>
            <w:r>
              <w:rPr>
                <w:rFonts w:asciiTheme="majorHAnsi" w:hAnsiTheme="majorHAnsi" w:cstheme="minorHAnsi"/>
                <w:sz w:val="24"/>
                <w:szCs w:val="24"/>
              </w:rPr>
              <w:t xml:space="preserve"> accounts using the selected currency. If the data entered is valid, the operation will </w:t>
            </w:r>
            <w:proofErr w:type="gramStart"/>
            <w:r>
              <w:rPr>
                <w:rFonts w:asciiTheme="majorHAnsi" w:hAnsiTheme="majorHAnsi" w:cstheme="minorHAnsi"/>
                <w:sz w:val="24"/>
                <w:szCs w:val="24"/>
              </w:rPr>
              <w:t>succeed .</w:t>
            </w:r>
            <w:proofErr w:type="gramEnd"/>
          </w:p>
          <w:p w:rsidR="00C86A67" w:rsidRDefault="00C86A67" w:rsidP="00C86A67">
            <w:pPr>
              <w:tabs>
                <w:tab w:val="left" w:pos="1178"/>
              </w:tabs>
              <w:rPr>
                <w:rFonts w:asciiTheme="majorHAnsi" w:hAnsiTheme="majorHAnsi" w:cstheme="minorHAnsi"/>
                <w:sz w:val="24"/>
                <w:szCs w:val="24"/>
              </w:rPr>
            </w:pPr>
            <w:r>
              <w:rPr>
                <w:rFonts w:asciiTheme="majorHAnsi" w:hAnsiTheme="majorHAnsi" w:cstheme="minorHAnsi"/>
                <w:sz w:val="24"/>
                <w:szCs w:val="24"/>
              </w:rPr>
              <w:lastRenderedPageBreak/>
              <w:tab/>
            </w:r>
            <w:r w:rsidRPr="001535D6">
              <w:rPr>
                <w:rFonts w:asciiTheme="majorHAnsi" w:hAnsiTheme="majorHAnsi" w:cstheme="minorHAnsi"/>
                <w:sz w:val="24"/>
                <w:szCs w:val="24"/>
              </w:rPr>
              <w:t xml:space="preserve">Every user </w:t>
            </w:r>
            <w:r>
              <w:rPr>
                <w:rFonts w:asciiTheme="majorHAnsi" w:hAnsiTheme="majorHAnsi" w:cstheme="minorHAnsi"/>
                <w:sz w:val="24"/>
                <w:szCs w:val="24"/>
              </w:rPr>
              <w:t xml:space="preserve">shall choose from the services tab to pay various bills, services such as phone credit, car </w:t>
            </w:r>
            <w:proofErr w:type="gramStart"/>
            <w:r>
              <w:rPr>
                <w:rFonts w:asciiTheme="majorHAnsi" w:hAnsiTheme="majorHAnsi" w:cstheme="minorHAnsi"/>
                <w:sz w:val="24"/>
                <w:szCs w:val="24"/>
              </w:rPr>
              <w:t>vignette .</w:t>
            </w:r>
            <w:proofErr w:type="gramEnd"/>
          </w:p>
          <w:p w:rsidR="00C86A67" w:rsidRDefault="00C86A67" w:rsidP="00C86A67">
            <w:pPr>
              <w:tabs>
                <w:tab w:val="left" w:pos="1178"/>
              </w:tabs>
              <w:rPr>
                <w:rFonts w:asciiTheme="majorHAnsi" w:hAnsiTheme="majorHAnsi" w:cstheme="minorHAnsi"/>
                <w:sz w:val="24"/>
                <w:szCs w:val="24"/>
              </w:rPr>
            </w:pPr>
            <w:r>
              <w:rPr>
                <w:rFonts w:asciiTheme="majorHAnsi" w:hAnsiTheme="majorHAnsi" w:cstheme="minorHAnsi"/>
                <w:sz w:val="24"/>
                <w:szCs w:val="24"/>
              </w:rPr>
              <w:tab/>
              <w:t xml:space="preserve">The account and personal information such as first and last name, address, password, email address, phone number, bank accounts IDs, credit limits shall be configured at any moment the user want, by navigating to the Profile view and choosing between the 2 </w:t>
            </w:r>
            <w:proofErr w:type="gramStart"/>
            <w:r>
              <w:rPr>
                <w:rFonts w:asciiTheme="majorHAnsi" w:hAnsiTheme="majorHAnsi" w:cstheme="minorHAnsi"/>
                <w:sz w:val="24"/>
                <w:szCs w:val="24"/>
              </w:rPr>
              <w:t>tabs .</w:t>
            </w:r>
            <w:proofErr w:type="gramEnd"/>
          </w:p>
          <w:p w:rsidR="00C86A67" w:rsidRDefault="00C86A67" w:rsidP="00C86A67">
            <w:pPr>
              <w:tabs>
                <w:tab w:val="left" w:pos="1178"/>
              </w:tabs>
              <w:rPr>
                <w:rFonts w:asciiTheme="majorHAnsi" w:hAnsiTheme="majorHAnsi" w:cstheme="minorHAnsi"/>
                <w:sz w:val="24"/>
                <w:szCs w:val="24"/>
              </w:rPr>
            </w:pPr>
            <w:r>
              <w:rPr>
                <w:rFonts w:asciiTheme="majorHAnsi" w:hAnsiTheme="majorHAnsi" w:cstheme="minorHAnsi"/>
                <w:sz w:val="24"/>
                <w:szCs w:val="24"/>
              </w:rPr>
              <w:tab/>
              <w:t xml:space="preserve">The transactions history shall be easily viewed for a maximum period of 2 months with details regarding every transfer in or out of the account(s) </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r w:rsidRPr="00DE1CCA">
        <w:rPr>
          <w:rFonts w:ascii="Arial" w:eastAsia="Times New Roman" w:hAnsi="Arial" w:cs="Arial"/>
          <w:b/>
          <w:bCs/>
          <w:sz w:val="27"/>
          <w:szCs w:val="27"/>
        </w:rPr>
        <w:t>II. Project Technical Solution</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Web Technologies</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Describe the technical solution of your project, particularly, depict an architecture, list and describe technical components and interactions among them, used frameworks, databases, servers, etc.</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863D5D" w:rsidRPr="001535D6" w:rsidRDefault="00863D5D" w:rsidP="00863D5D">
            <w:pPr>
              <w:ind w:firstLine="720"/>
              <w:rPr>
                <w:rFonts w:asciiTheme="majorHAnsi" w:hAnsiTheme="majorHAnsi" w:cstheme="minorHAnsi"/>
                <w:sz w:val="24"/>
                <w:szCs w:val="24"/>
              </w:rPr>
            </w:pPr>
            <w:r w:rsidRPr="001535D6">
              <w:rPr>
                <w:rFonts w:asciiTheme="majorHAnsi" w:hAnsiTheme="majorHAnsi" w:cstheme="minorHAnsi"/>
                <w:sz w:val="24"/>
                <w:szCs w:val="24"/>
              </w:rPr>
              <w:t xml:space="preserve">This system will consist of a web portal, used for managing the information about the </w:t>
            </w:r>
            <w:proofErr w:type="gramStart"/>
            <w:r w:rsidRPr="001535D6">
              <w:rPr>
                <w:rFonts w:asciiTheme="majorHAnsi" w:hAnsiTheme="majorHAnsi" w:cstheme="minorHAnsi"/>
                <w:sz w:val="24"/>
                <w:szCs w:val="24"/>
              </w:rPr>
              <w:t>users</w:t>
            </w:r>
            <w:proofErr w:type="gramEnd"/>
            <w:r w:rsidRPr="001535D6">
              <w:rPr>
                <w:rFonts w:asciiTheme="majorHAnsi" w:hAnsiTheme="majorHAnsi" w:cstheme="minorHAnsi"/>
                <w:sz w:val="24"/>
                <w:szCs w:val="24"/>
              </w:rPr>
              <w:t xml:space="preserve"> accounts and the system as a whole.  </w:t>
            </w:r>
          </w:p>
          <w:p w:rsidR="00863D5D" w:rsidRDefault="00863D5D" w:rsidP="00863D5D">
            <w:pPr>
              <w:ind w:firstLine="720"/>
              <w:rPr>
                <w:rFonts w:asciiTheme="majorHAnsi" w:hAnsiTheme="majorHAnsi" w:cstheme="minorHAnsi"/>
                <w:sz w:val="24"/>
                <w:szCs w:val="24"/>
              </w:rPr>
            </w:pPr>
            <w:r w:rsidRPr="001535D6">
              <w:rPr>
                <w:rFonts w:asciiTheme="majorHAnsi" w:hAnsiTheme="majorHAnsi" w:cstheme="minorHAnsi"/>
                <w:sz w:val="24"/>
                <w:szCs w:val="24"/>
              </w:rPr>
              <w:t>Since this is a data-centric product</w:t>
            </w:r>
            <w:r>
              <w:rPr>
                <w:rFonts w:asciiTheme="majorHAnsi" w:hAnsiTheme="majorHAnsi" w:cstheme="minorHAnsi"/>
                <w:sz w:val="24"/>
                <w:szCs w:val="24"/>
              </w:rPr>
              <w:t>,</w:t>
            </w:r>
            <w:r w:rsidRPr="001535D6">
              <w:rPr>
                <w:rFonts w:asciiTheme="majorHAnsi" w:hAnsiTheme="majorHAnsi" w:cstheme="minorHAnsi"/>
                <w:sz w:val="24"/>
                <w:szCs w:val="24"/>
              </w:rPr>
              <w:t xml:space="preserve"> it will need somewhere to store the data. For that, a database will be used. The web portal will communicate with the database, being able to add and modify data. All of the database communication will go over the Internet. </w:t>
            </w:r>
          </w:p>
          <w:p w:rsidR="00863D5D" w:rsidRDefault="00863D5D" w:rsidP="00863D5D">
            <w:pPr>
              <w:keepNext/>
              <w:ind w:firstLine="720"/>
            </w:pPr>
            <w:r>
              <w:rPr>
                <w:noProof/>
              </w:rPr>
              <w:lastRenderedPageBreak/>
              <w:drawing>
                <wp:inline distT="0" distB="0" distL="0" distR="0" wp14:anchorId="45E9EB42" wp14:editId="39F327AE">
                  <wp:extent cx="1307123" cy="2082382"/>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0997" cy="2120416"/>
                          </a:xfrm>
                          <a:prstGeom prst="rect">
                            <a:avLst/>
                          </a:prstGeom>
                        </pic:spPr>
                      </pic:pic>
                    </a:graphicData>
                  </a:graphic>
                </wp:inline>
              </w:drawing>
            </w:r>
          </w:p>
          <w:p w:rsidR="00863D5D" w:rsidRPr="001535D6" w:rsidRDefault="00863D5D" w:rsidP="00863D5D">
            <w:pPr>
              <w:pStyle w:val="Legend"/>
              <w:rPr>
                <w:rFonts w:asciiTheme="majorHAnsi" w:hAnsiTheme="majorHAnsi" w:cstheme="minorHAnsi"/>
                <w:sz w:val="24"/>
                <w:szCs w:val="24"/>
              </w:rPr>
            </w:pPr>
            <w:r>
              <w:t xml:space="preserve">Figure </w:t>
            </w:r>
            <w:fldSimple w:instr=" SEQ Figure \* ARABIC ">
              <w:r>
                <w:rPr>
                  <w:noProof/>
                </w:rPr>
                <w:t>1</w:t>
              </w:r>
            </w:fldSimple>
            <w:r>
              <w:t xml:space="preserve"> Block Diagram</w:t>
            </w:r>
          </w:p>
          <w:p w:rsidR="00863D5D" w:rsidRPr="00EB73B0" w:rsidRDefault="00863D5D" w:rsidP="00863D5D">
            <w:pPr>
              <w:pStyle w:val="Titlu2"/>
              <w:numPr>
                <w:ilvl w:val="0"/>
                <w:numId w:val="0"/>
              </w:numPr>
              <w:rPr>
                <w:rFonts w:ascii="Calibri" w:hAnsi="Calibri" w:cs="Calibri"/>
              </w:rPr>
            </w:pPr>
            <w:bookmarkStart w:id="2" w:name="_Toc439994677"/>
            <w:bookmarkStart w:id="3" w:name="_Toc441230982"/>
            <w:r w:rsidRPr="00EB73B0">
              <w:rPr>
                <w:rFonts w:ascii="Calibri" w:hAnsi="Calibri" w:cs="Calibri"/>
              </w:rPr>
              <w:t>Operating Environment</w:t>
            </w:r>
            <w:bookmarkEnd w:id="2"/>
            <w:bookmarkEnd w:id="3"/>
          </w:p>
          <w:p w:rsidR="00863D5D" w:rsidRPr="00EB73B0" w:rsidRDefault="00863D5D" w:rsidP="00863D5D">
            <w:pPr>
              <w:rPr>
                <w:rFonts w:ascii="Calibri" w:hAnsi="Calibri" w:cs="Calibri"/>
              </w:rPr>
            </w:pPr>
            <w:r w:rsidRPr="00EB73B0">
              <w:rPr>
                <w:rFonts w:ascii="Calibri" w:hAnsi="Calibri" w:cs="Calibri"/>
              </w:rPr>
              <w:t>The application can be accessed on every web browser that runs on any computer operating system.</w:t>
            </w:r>
          </w:p>
          <w:p w:rsidR="00863D5D" w:rsidRPr="00EB73B0" w:rsidRDefault="00863D5D" w:rsidP="00863D5D">
            <w:pPr>
              <w:pStyle w:val="Titlu2"/>
              <w:numPr>
                <w:ilvl w:val="0"/>
                <w:numId w:val="0"/>
              </w:numPr>
              <w:rPr>
                <w:rFonts w:ascii="Calibri" w:hAnsi="Calibri" w:cs="Calibri"/>
              </w:rPr>
            </w:pPr>
            <w:bookmarkStart w:id="4" w:name="_Toc439994678"/>
            <w:bookmarkStart w:id="5" w:name="_Toc441230983"/>
            <w:r w:rsidRPr="00EB73B0">
              <w:rPr>
                <w:rFonts w:ascii="Calibri" w:hAnsi="Calibri" w:cs="Calibri"/>
              </w:rPr>
              <w:t>Design and Implementation Constraints</w:t>
            </w:r>
            <w:bookmarkEnd w:id="4"/>
            <w:bookmarkEnd w:id="5"/>
          </w:p>
          <w:p w:rsidR="00863D5D" w:rsidRPr="00EB73B0" w:rsidRDefault="00863D5D" w:rsidP="00863D5D">
            <w:pPr>
              <w:rPr>
                <w:rFonts w:ascii="Calibri" w:hAnsi="Calibri" w:cs="Calibri"/>
              </w:rPr>
            </w:pPr>
            <w:r w:rsidRPr="00EB73B0">
              <w:rPr>
                <w:rFonts w:ascii="Calibri" w:hAnsi="Calibri" w:cs="Calibri"/>
              </w:rPr>
              <w:t xml:space="preserve">The Internet connection is a constraint for the application. Since the application fetches data from the database over the Internet, it is crucial that there is an Internet connection for the application to function. </w:t>
            </w:r>
          </w:p>
          <w:p w:rsidR="00863D5D" w:rsidRPr="00EB73B0" w:rsidRDefault="00863D5D" w:rsidP="00863D5D">
            <w:pPr>
              <w:pStyle w:val="Default"/>
              <w:rPr>
                <w:rFonts w:ascii="Calibri" w:hAnsi="Calibri" w:cs="Calibri"/>
              </w:rPr>
            </w:pPr>
          </w:p>
          <w:p w:rsidR="00863D5D" w:rsidRPr="00EB73B0" w:rsidRDefault="00863D5D" w:rsidP="00863D5D">
            <w:pPr>
              <w:rPr>
                <w:rFonts w:ascii="Calibri" w:hAnsi="Calibri" w:cs="Calibri"/>
                <w:szCs w:val="24"/>
              </w:rPr>
            </w:pPr>
            <w:r w:rsidRPr="00EB73B0">
              <w:rPr>
                <w:rFonts w:ascii="Calibri" w:hAnsi="Calibri" w:cs="Calibri"/>
                <w:szCs w:val="24"/>
              </w:rPr>
              <w:t>The web portal will be constrained by the capacity of the database. If the database size becomes too large, the application may be forced to queue incoming requests and therefor increase the time it takes to fetch data.</w:t>
            </w:r>
          </w:p>
          <w:p w:rsidR="00863D5D" w:rsidRPr="00EB73B0" w:rsidRDefault="00863D5D" w:rsidP="00863D5D">
            <w:pPr>
              <w:rPr>
                <w:rFonts w:ascii="Calibri" w:hAnsi="Calibri" w:cs="Calibri"/>
              </w:rPr>
            </w:pPr>
          </w:p>
          <w:p w:rsidR="00863D5D" w:rsidRPr="00EB73B0" w:rsidRDefault="00863D5D" w:rsidP="00863D5D">
            <w:pPr>
              <w:rPr>
                <w:rFonts w:ascii="Calibri" w:hAnsi="Calibri" w:cs="Calibri"/>
              </w:rPr>
            </w:pPr>
            <w:r w:rsidRPr="00EB73B0">
              <w:rPr>
                <w:rFonts w:ascii="Calibri" w:hAnsi="Calibri" w:cs="Calibri"/>
              </w:rPr>
              <w:t xml:space="preserve">The application does not provide mobile functionalities. It can only be accessed on a PC that has a web browser and an Internet </w:t>
            </w:r>
            <w:proofErr w:type="gramStart"/>
            <w:r w:rsidRPr="00EB73B0">
              <w:rPr>
                <w:rFonts w:ascii="Calibri" w:hAnsi="Calibri" w:cs="Calibri"/>
              </w:rPr>
              <w:t>connection .</w:t>
            </w:r>
            <w:proofErr w:type="gramEnd"/>
          </w:p>
          <w:p w:rsidR="00863D5D" w:rsidRPr="00EB73B0" w:rsidRDefault="00863D5D" w:rsidP="00863D5D">
            <w:pPr>
              <w:rPr>
                <w:rFonts w:ascii="Calibri" w:hAnsi="Calibri" w:cs="Calibri"/>
              </w:rPr>
            </w:pPr>
            <w:r w:rsidRPr="00EB73B0">
              <w:rPr>
                <w:rFonts w:ascii="Calibri" w:hAnsi="Calibri" w:cs="Calibri"/>
              </w:rPr>
              <w:t xml:space="preserve">The </w:t>
            </w:r>
            <w:proofErr w:type="gramStart"/>
            <w:r w:rsidRPr="00EB73B0">
              <w:rPr>
                <w:rFonts w:ascii="Calibri" w:hAnsi="Calibri" w:cs="Calibri"/>
              </w:rPr>
              <w:t>used  language</w:t>
            </w:r>
            <w:proofErr w:type="gramEnd"/>
            <w:r w:rsidRPr="00EB73B0">
              <w:rPr>
                <w:rFonts w:ascii="Calibri" w:hAnsi="Calibri" w:cs="Calibri"/>
              </w:rPr>
              <w:t xml:space="preserve"> will be English only, since is widely used and known by the most of the population. </w:t>
            </w:r>
          </w:p>
          <w:p w:rsidR="00863D5D" w:rsidRPr="00EB73B0" w:rsidRDefault="00863D5D" w:rsidP="00863D5D">
            <w:pPr>
              <w:pStyle w:val="Titlu2"/>
              <w:numPr>
                <w:ilvl w:val="0"/>
                <w:numId w:val="0"/>
              </w:numPr>
              <w:rPr>
                <w:rFonts w:ascii="Calibri" w:hAnsi="Calibri" w:cs="Calibri"/>
              </w:rPr>
            </w:pPr>
            <w:bookmarkStart w:id="6" w:name="_Toc439994680"/>
            <w:bookmarkStart w:id="7" w:name="_Toc441230985"/>
            <w:r w:rsidRPr="00EB73B0">
              <w:rPr>
                <w:rFonts w:ascii="Calibri" w:hAnsi="Calibri" w:cs="Calibri"/>
              </w:rPr>
              <w:t>Assumptions and Dependencies</w:t>
            </w:r>
            <w:bookmarkEnd w:id="6"/>
            <w:bookmarkEnd w:id="7"/>
          </w:p>
          <w:p w:rsidR="00863D5D" w:rsidRPr="00EB73B0" w:rsidRDefault="00863D5D" w:rsidP="00863D5D">
            <w:pPr>
              <w:pStyle w:val="Default"/>
              <w:rPr>
                <w:rFonts w:ascii="Calibri" w:hAnsi="Calibri" w:cs="Calibri"/>
              </w:rPr>
            </w:pPr>
            <w:proofErr w:type="spellStart"/>
            <w:r w:rsidRPr="00EB73B0">
              <w:rPr>
                <w:rFonts w:ascii="Calibri" w:hAnsi="Calibri" w:cs="Calibri"/>
              </w:rPr>
              <w:t>One</w:t>
            </w:r>
            <w:proofErr w:type="spellEnd"/>
            <w:r w:rsidRPr="00EB73B0">
              <w:rPr>
                <w:rFonts w:ascii="Calibri" w:hAnsi="Calibri" w:cs="Calibri"/>
              </w:rPr>
              <w:t xml:space="preserve"> </w:t>
            </w:r>
            <w:proofErr w:type="spellStart"/>
            <w:r w:rsidRPr="00EB73B0">
              <w:rPr>
                <w:rFonts w:ascii="Calibri" w:hAnsi="Calibri" w:cs="Calibri"/>
              </w:rPr>
              <w:t>assumption</w:t>
            </w:r>
            <w:proofErr w:type="spellEnd"/>
            <w:r w:rsidRPr="00EB73B0">
              <w:rPr>
                <w:rFonts w:ascii="Calibri" w:hAnsi="Calibri" w:cs="Calibri"/>
              </w:rPr>
              <w:t xml:space="preserve"> </w:t>
            </w:r>
            <w:proofErr w:type="spellStart"/>
            <w:r w:rsidRPr="00EB73B0">
              <w:rPr>
                <w:rFonts w:ascii="Calibri" w:hAnsi="Calibri" w:cs="Calibri"/>
              </w:rPr>
              <w:t>about</w:t>
            </w:r>
            <w:proofErr w:type="spellEnd"/>
            <w:r w:rsidRPr="00EB73B0">
              <w:rPr>
                <w:rFonts w:ascii="Calibri" w:hAnsi="Calibri" w:cs="Calibri"/>
              </w:rPr>
              <w:t xml:space="preserve"> </w:t>
            </w:r>
            <w:proofErr w:type="spellStart"/>
            <w:r w:rsidRPr="00EB73B0">
              <w:rPr>
                <w:rFonts w:ascii="Calibri" w:hAnsi="Calibri" w:cs="Calibri"/>
              </w:rPr>
              <w:t>the</w:t>
            </w:r>
            <w:proofErr w:type="spellEnd"/>
            <w:r w:rsidRPr="00EB73B0">
              <w:rPr>
                <w:rFonts w:ascii="Calibri" w:hAnsi="Calibri" w:cs="Calibri"/>
              </w:rPr>
              <w:t xml:space="preserve"> product </w:t>
            </w:r>
            <w:proofErr w:type="spellStart"/>
            <w:r w:rsidRPr="00EB73B0">
              <w:rPr>
                <w:rFonts w:ascii="Calibri" w:hAnsi="Calibri" w:cs="Calibri"/>
              </w:rPr>
              <w:t>is</w:t>
            </w:r>
            <w:proofErr w:type="spellEnd"/>
            <w:r w:rsidRPr="00EB73B0">
              <w:rPr>
                <w:rFonts w:ascii="Calibri" w:hAnsi="Calibri" w:cs="Calibri"/>
              </w:rPr>
              <w:t xml:space="preserve"> </w:t>
            </w:r>
            <w:proofErr w:type="spellStart"/>
            <w:r w:rsidRPr="00EB73B0">
              <w:rPr>
                <w:rFonts w:ascii="Calibri" w:hAnsi="Calibri" w:cs="Calibri"/>
              </w:rPr>
              <w:t>that</w:t>
            </w:r>
            <w:proofErr w:type="spellEnd"/>
            <w:r w:rsidRPr="00EB73B0">
              <w:rPr>
                <w:rFonts w:ascii="Calibri" w:hAnsi="Calibri" w:cs="Calibri"/>
              </w:rPr>
              <w:t xml:space="preserve"> it </w:t>
            </w:r>
            <w:proofErr w:type="spellStart"/>
            <w:r w:rsidRPr="00EB73B0">
              <w:rPr>
                <w:rFonts w:ascii="Calibri" w:hAnsi="Calibri" w:cs="Calibri"/>
              </w:rPr>
              <w:t>will</w:t>
            </w:r>
            <w:proofErr w:type="spellEnd"/>
            <w:r w:rsidRPr="00EB73B0">
              <w:rPr>
                <w:rFonts w:ascii="Calibri" w:hAnsi="Calibri" w:cs="Calibri"/>
              </w:rPr>
              <w:t xml:space="preserve"> </w:t>
            </w:r>
            <w:proofErr w:type="spellStart"/>
            <w:r w:rsidRPr="00EB73B0">
              <w:rPr>
                <w:rFonts w:ascii="Calibri" w:hAnsi="Calibri" w:cs="Calibri"/>
              </w:rPr>
              <w:t>always</w:t>
            </w:r>
            <w:proofErr w:type="spellEnd"/>
            <w:r w:rsidRPr="00EB73B0">
              <w:rPr>
                <w:rFonts w:ascii="Calibri" w:hAnsi="Calibri" w:cs="Calibri"/>
              </w:rPr>
              <w:t xml:space="preserve"> </w:t>
            </w:r>
            <w:proofErr w:type="spellStart"/>
            <w:r w:rsidRPr="00EB73B0">
              <w:rPr>
                <w:rFonts w:ascii="Calibri" w:hAnsi="Calibri" w:cs="Calibri"/>
              </w:rPr>
              <w:t>be</w:t>
            </w:r>
            <w:proofErr w:type="spellEnd"/>
            <w:r w:rsidRPr="00EB73B0">
              <w:rPr>
                <w:rFonts w:ascii="Calibri" w:hAnsi="Calibri" w:cs="Calibri"/>
              </w:rPr>
              <w:t xml:space="preserve"> </w:t>
            </w:r>
            <w:proofErr w:type="spellStart"/>
            <w:r w:rsidRPr="00EB73B0">
              <w:rPr>
                <w:rFonts w:ascii="Calibri" w:hAnsi="Calibri" w:cs="Calibri"/>
              </w:rPr>
              <w:t>used</w:t>
            </w:r>
            <w:proofErr w:type="spellEnd"/>
            <w:r w:rsidRPr="00EB73B0">
              <w:rPr>
                <w:rFonts w:ascii="Calibri" w:hAnsi="Calibri" w:cs="Calibri"/>
              </w:rPr>
              <w:t xml:space="preserve"> on web </w:t>
            </w:r>
            <w:proofErr w:type="spellStart"/>
            <w:r w:rsidRPr="00EB73B0">
              <w:rPr>
                <w:rFonts w:ascii="Calibri" w:hAnsi="Calibri" w:cs="Calibri"/>
              </w:rPr>
              <w:t>browsers</w:t>
            </w:r>
            <w:proofErr w:type="spellEnd"/>
            <w:r w:rsidRPr="00EB73B0">
              <w:rPr>
                <w:rFonts w:ascii="Calibri" w:hAnsi="Calibri" w:cs="Calibri"/>
              </w:rPr>
              <w:t xml:space="preserve"> </w:t>
            </w:r>
            <w:proofErr w:type="spellStart"/>
            <w:r w:rsidRPr="00EB73B0">
              <w:rPr>
                <w:rFonts w:ascii="Calibri" w:hAnsi="Calibri" w:cs="Calibri"/>
              </w:rPr>
              <w:t>that</w:t>
            </w:r>
            <w:proofErr w:type="spellEnd"/>
            <w:r w:rsidRPr="00EB73B0">
              <w:rPr>
                <w:rFonts w:ascii="Calibri" w:hAnsi="Calibri" w:cs="Calibri"/>
              </w:rPr>
              <w:t xml:space="preserve"> </w:t>
            </w:r>
            <w:proofErr w:type="spellStart"/>
            <w:r w:rsidRPr="00EB73B0">
              <w:rPr>
                <w:rFonts w:ascii="Calibri" w:hAnsi="Calibri" w:cs="Calibri"/>
              </w:rPr>
              <w:t>have</w:t>
            </w:r>
            <w:proofErr w:type="spellEnd"/>
            <w:r w:rsidRPr="00EB73B0">
              <w:rPr>
                <w:rFonts w:ascii="Calibri" w:hAnsi="Calibri" w:cs="Calibri"/>
              </w:rPr>
              <w:t xml:space="preserve"> a </w:t>
            </w:r>
            <w:proofErr w:type="spellStart"/>
            <w:r w:rsidRPr="00EB73B0">
              <w:rPr>
                <w:rFonts w:ascii="Calibri" w:hAnsi="Calibri" w:cs="Calibri"/>
              </w:rPr>
              <w:t>proper</w:t>
            </w:r>
            <w:proofErr w:type="spellEnd"/>
            <w:r w:rsidRPr="00EB73B0">
              <w:rPr>
                <w:rFonts w:ascii="Calibri" w:hAnsi="Calibri" w:cs="Calibri"/>
              </w:rPr>
              <w:t xml:space="preserve"> Internet </w:t>
            </w:r>
            <w:proofErr w:type="spellStart"/>
            <w:r w:rsidRPr="00EB73B0">
              <w:rPr>
                <w:rFonts w:ascii="Calibri" w:hAnsi="Calibri" w:cs="Calibri"/>
              </w:rPr>
              <w:t>network</w:t>
            </w:r>
            <w:proofErr w:type="spellEnd"/>
            <w:r w:rsidRPr="00EB73B0">
              <w:rPr>
                <w:rFonts w:ascii="Calibri" w:hAnsi="Calibri" w:cs="Calibri"/>
              </w:rPr>
              <w:t xml:space="preserve"> </w:t>
            </w:r>
            <w:proofErr w:type="spellStart"/>
            <w:r w:rsidRPr="00EB73B0">
              <w:rPr>
                <w:rFonts w:ascii="Calibri" w:hAnsi="Calibri" w:cs="Calibri"/>
              </w:rPr>
              <w:t>connection</w:t>
            </w:r>
            <w:proofErr w:type="spellEnd"/>
            <w:r w:rsidRPr="00EB73B0">
              <w:rPr>
                <w:rFonts w:ascii="Calibri" w:hAnsi="Calibri" w:cs="Calibri"/>
              </w:rPr>
              <w:t xml:space="preserve">. </w:t>
            </w:r>
          </w:p>
          <w:p w:rsidR="00863D5D" w:rsidRPr="00EB73B0" w:rsidRDefault="00863D5D" w:rsidP="00863D5D">
            <w:pPr>
              <w:pStyle w:val="Default"/>
              <w:rPr>
                <w:rFonts w:ascii="Calibri" w:hAnsi="Calibri" w:cs="Calibri"/>
              </w:rPr>
            </w:pPr>
            <w:r w:rsidRPr="00EB73B0">
              <w:rPr>
                <w:rFonts w:ascii="Calibri" w:hAnsi="Calibri" w:cs="Calibri"/>
              </w:rPr>
              <w:t xml:space="preserve">The UI </w:t>
            </w:r>
            <w:proofErr w:type="spellStart"/>
            <w:r w:rsidRPr="00EB73B0">
              <w:rPr>
                <w:rFonts w:ascii="Calibri" w:hAnsi="Calibri" w:cs="Calibri"/>
              </w:rPr>
              <w:t>is</w:t>
            </w:r>
            <w:proofErr w:type="spellEnd"/>
            <w:r w:rsidRPr="00EB73B0">
              <w:rPr>
                <w:rFonts w:ascii="Calibri" w:hAnsi="Calibri" w:cs="Calibri"/>
              </w:rPr>
              <w:t xml:space="preserve"> dependent on </w:t>
            </w:r>
            <w:proofErr w:type="spellStart"/>
            <w:r w:rsidRPr="00EB73B0">
              <w:rPr>
                <w:rFonts w:ascii="Calibri" w:hAnsi="Calibri" w:cs="Calibri"/>
              </w:rPr>
              <w:t>the</w:t>
            </w:r>
            <w:proofErr w:type="spellEnd"/>
            <w:r w:rsidRPr="00EB73B0">
              <w:rPr>
                <w:rFonts w:ascii="Calibri" w:hAnsi="Calibri" w:cs="Calibri"/>
              </w:rPr>
              <w:t xml:space="preserve"> web browser it </w:t>
            </w:r>
            <w:proofErr w:type="spellStart"/>
            <w:r w:rsidRPr="00EB73B0">
              <w:rPr>
                <w:rFonts w:ascii="Calibri" w:hAnsi="Calibri" w:cs="Calibri"/>
              </w:rPr>
              <w:t>runs</w:t>
            </w:r>
            <w:proofErr w:type="spellEnd"/>
            <w:r w:rsidRPr="00EB73B0">
              <w:rPr>
                <w:rFonts w:ascii="Calibri" w:hAnsi="Calibri" w:cs="Calibri"/>
              </w:rPr>
              <w:t xml:space="preserve"> on.</w:t>
            </w:r>
          </w:p>
          <w:p w:rsidR="00863D5D" w:rsidRPr="00EB73B0" w:rsidRDefault="00863D5D" w:rsidP="00863D5D">
            <w:pPr>
              <w:pStyle w:val="Default"/>
              <w:rPr>
                <w:rFonts w:ascii="Calibri" w:hAnsi="Calibri" w:cs="Calibri"/>
              </w:rPr>
            </w:pPr>
            <w:proofErr w:type="spellStart"/>
            <w:r w:rsidRPr="00EB73B0">
              <w:rPr>
                <w:rFonts w:ascii="Calibri" w:hAnsi="Calibri" w:cs="Calibri"/>
              </w:rPr>
              <w:t>Operating</w:t>
            </w:r>
            <w:proofErr w:type="spellEnd"/>
            <w:r w:rsidRPr="00EB73B0">
              <w:rPr>
                <w:rFonts w:ascii="Calibri" w:hAnsi="Calibri" w:cs="Calibri"/>
              </w:rPr>
              <w:t xml:space="preserve"> </w:t>
            </w:r>
            <w:proofErr w:type="spellStart"/>
            <w:r w:rsidRPr="00EB73B0">
              <w:rPr>
                <w:rFonts w:ascii="Calibri" w:hAnsi="Calibri" w:cs="Calibri"/>
              </w:rPr>
              <w:t>System</w:t>
            </w:r>
            <w:proofErr w:type="spellEnd"/>
            <w:r w:rsidRPr="00EB73B0">
              <w:rPr>
                <w:rFonts w:ascii="Calibri" w:hAnsi="Calibri" w:cs="Calibri"/>
              </w:rPr>
              <w:t xml:space="preserve"> </w:t>
            </w:r>
            <w:proofErr w:type="spellStart"/>
            <w:r w:rsidRPr="00EB73B0">
              <w:rPr>
                <w:rFonts w:ascii="Calibri" w:hAnsi="Calibri" w:cs="Calibri"/>
              </w:rPr>
              <w:t>Environment</w:t>
            </w:r>
            <w:proofErr w:type="spellEnd"/>
            <w:r w:rsidRPr="00EB73B0">
              <w:rPr>
                <w:rFonts w:ascii="Calibri" w:hAnsi="Calibri" w:cs="Calibri"/>
              </w:rPr>
              <w:t xml:space="preserve"> </w:t>
            </w:r>
            <w:proofErr w:type="spellStart"/>
            <w:r w:rsidRPr="00EB73B0">
              <w:rPr>
                <w:rFonts w:ascii="Calibri" w:hAnsi="Calibri" w:cs="Calibri"/>
              </w:rPr>
              <w:t>needed</w:t>
            </w:r>
            <w:proofErr w:type="spellEnd"/>
            <w:r w:rsidRPr="00EB73B0">
              <w:rPr>
                <w:rFonts w:ascii="Calibri" w:hAnsi="Calibri" w:cs="Calibri"/>
              </w:rPr>
              <w:t xml:space="preserve"> </w:t>
            </w:r>
            <w:proofErr w:type="spellStart"/>
            <w:r w:rsidRPr="00EB73B0">
              <w:rPr>
                <w:rFonts w:ascii="Calibri" w:hAnsi="Calibri" w:cs="Calibri"/>
              </w:rPr>
              <w:t>to</w:t>
            </w:r>
            <w:proofErr w:type="spellEnd"/>
            <w:r w:rsidRPr="00EB73B0">
              <w:rPr>
                <w:rFonts w:ascii="Calibri" w:hAnsi="Calibri" w:cs="Calibri"/>
              </w:rPr>
              <w:t xml:space="preserve"> </w:t>
            </w:r>
            <w:proofErr w:type="spellStart"/>
            <w:r w:rsidRPr="00EB73B0">
              <w:rPr>
                <w:rFonts w:ascii="Calibri" w:hAnsi="Calibri" w:cs="Calibri"/>
              </w:rPr>
              <w:t>run</w:t>
            </w:r>
            <w:proofErr w:type="spellEnd"/>
            <w:r w:rsidRPr="00EB73B0">
              <w:rPr>
                <w:rFonts w:ascii="Calibri" w:hAnsi="Calibri" w:cs="Calibri"/>
              </w:rPr>
              <w:t xml:space="preserve"> </w:t>
            </w:r>
            <w:proofErr w:type="spellStart"/>
            <w:r w:rsidRPr="00EB73B0">
              <w:rPr>
                <w:rFonts w:ascii="Calibri" w:hAnsi="Calibri" w:cs="Calibri"/>
              </w:rPr>
              <w:t>the</w:t>
            </w:r>
            <w:proofErr w:type="spellEnd"/>
            <w:r w:rsidRPr="00EB73B0">
              <w:rPr>
                <w:rFonts w:ascii="Calibri" w:hAnsi="Calibri" w:cs="Calibri"/>
              </w:rPr>
              <w:t xml:space="preserve"> </w:t>
            </w:r>
            <w:proofErr w:type="spellStart"/>
            <w:r w:rsidRPr="00EB73B0">
              <w:rPr>
                <w:rFonts w:ascii="Calibri" w:hAnsi="Calibri" w:cs="Calibri"/>
              </w:rPr>
              <w:t>aplication</w:t>
            </w:r>
            <w:proofErr w:type="spellEnd"/>
            <w:r w:rsidRPr="00EB73B0">
              <w:rPr>
                <w:rFonts w:ascii="Calibri" w:hAnsi="Calibri" w:cs="Calibri"/>
              </w:rPr>
              <w:t xml:space="preserve"> at </w:t>
            </w:r>
            <w:proofErr w:type="spellStart"/>
            <w:r w:rsidRPr="00EB73B0">
              <w:rPr>
                <w:rFonts w:ascii="Calibri" w:hAnsi="Calibri" w:cs="Calibri"/>
              </w:rPr>
              <w:t>the</w:t>
            </w:r>
            <w:proofErr w:type="spellEnd"/>
            <w:r w:rsidRPr="00EB73B0">
              <w:rPr>
                <w:rFonts w:ascii="Calibri" w:hAnsi="Calibri" w:cs="Calibri"/>
              </w:rPr>
              <w:t xml:space="preserve"> </w:t>
            </w:r>
            <w:proofErr w:type="spellStart"/>
            <w:r w:rsidRPr="00EB73B0">
              <w:rPr>
                <w:rFonts w:ascii="Calibri" w:hAnsi="Calibri" w:cs="Calibri"/>
              </w:rPr>
              <w:t>best</w:t>
            </w:r>
            <w:proofErr w:type="spellEnd"/>
            <w:r w:rsidRPr="00EB73B0">
              <w:rPr>
                <w:rFonts w:ascii="Calibri" w:hAnsi="Calibri" w:cs="Calibri"/>
              </w:rPr>
              <w:t xml:space="preserve"> </w:t>
            </w:r>
            <w:proofErr w:type="spellStart"/>
            <w:r w:rsidRPr="00EB73B0">
              <w:rPr>
                <w:rFonts w:ascii="Calibri" w:hAnsi="Calibri" w:cs="Calibri"/>
              </w:rPr>
              <w:t>functional</w:t>
            </w:r>
            <w:proofErr w:type="spellEnd"/>
            <w:r w:rsidRPr="00EB73B0">
              <w:rPr>
                <w:rFonts w:ascii="Calibri" w:hAnsi="Calibri" w:cs="Calibri"/>
              </w:rPr>
              <w:t xml:space="preserve"> </w:t>
            </w:r>
            <w:proofErr w:type="spellStart"/>
            <w:r w:rsidRPr="00EB73B0">
              <w:rPr>
                <w:rFonts w:ascii="Calibri" w:hAnsi="Calibri" w:cs="Calibri"/>
              </w:rPr>
              <w:t>level</w:t>
            </w:r>
            <w:proofErr w:type="spellEnd"/>
            <w:r w:rsidRPr="00EB73B0">
              <w:rPr>
                <w:rFonts w:ascii="Calibri" w:hAnsi="Calibri" w:cs="Calibri"/>
              </w:rPr>
              <w:t xml:space="preserve">: Windows10 Pro, </w:t>
            </w:r>
            <w:proofErr w:type="spellStart"/>
            <w:r w:rsidRPr="00EB73B0">
              <w:rPr>
                <w:rFonts w:ascii="Calibri" w:hAnsi="Calibri" w:cs="Calibri"/>
              </w:rPr>
              <w:t>Version</w:t>
            </w:r>
            <w:proofErr w:type="spellEnd"/>
            <w:r w:rsidRPr="00EB73B0">
              <w:rPr>
                <w:rFonts w:ascii="Calibri" w:hAnsi="Calibri" w:cs="Calibri"/>
              </w:rPr>
              <w:t xml:space="preserve"> 1709 </w:t>
            </w:r>
            <w:proofErr w:type="spellStart"/>
            <w:r w:rsidRPr="00EB73B0">
              <w:rPr>
                <w:rFonts w:ascii="Calibri" w:hAnsi="Calibri" w:cs="Calibri"/>
              </w:rPr>
              <w:t>and</w:t>
            </w:r>
            <w:proofErr w:type="spellEnd"/>
            <w:r w:rsidRPr="00EB73B0">
              <w:rPr>
                <w:rFonts w:ascii="Calibri" w:hAnsi="Calibri" w:cs="Calibri"/>
              </w:rPr>
              <w:t xml:space="preserve"> </w:t>
            </w:r>
            <w:proofErr w:type="spellStart"/>
            <w:r w:rsidRPr="00EB73B0">
              <w:rPr>
                <w:rFonts w:ascii="Calibri" w:hAnsi="Calibri" w:cs="Calibri"/>
              </w:rPr>
              <w:t>later</w:t>
            </w:r>
            <w:proofErr w:type="spellEnd"/>
            <w:r w:rsidRPr="00EB73B0">
              <w:rPr>
                <w:rFonts w:ascii="Calibri" w:hAnsi="Calibri" w:cs="Calibri"/>
              </w:rPr>
              <w:t xml:space="preserve"> </w:t>
            </w:r>
            <w:proofErr w:type="spellStart"/>
            <w:r w:rsidRPr="00EB73B0">
              <w:rPr>
                <w:rFonts w:ascii="Calibri" w:hAnsi="Calibri" w:cs="Calibri"/>
              </w:rPr>
              <w:t>editions</w:t>
            </w:r>
            <w:proofErr w:type="spellEnd"/>
            <w:r w:rsidRPr="00EB73B0">
              <w:rPr>
                <w:rFonts w:ascii="Calibri" w:hAnsi="Calibri" w:cs="Calibri"/>
              </w:rPr>
              <w:t xml:space="preserve"> or </w:t>
            </w:r>
            <w:proofErr w:type="spellStart"/>
            <w:r w:rsidRPr="00EB73B0">
              <w:rPr>
                <w:rFonts w:ascii="Calibri" w:hAnsi="Calibri" w:cs="Calibri"/>
              </w:rPr>
              <w:t>versions</w:t>
            </w:r>
            <w:proofErr w:type="spellEnd"/>
          </w:p>
          <w:p w:rsidR="00863D5D" w:rsidRPr="00EB73B0" w:rsidRDefault="00863D5D" w:rsidP="00863D5D">
            <w:pPr>
              <w:pStyle w:val="Default"/>
              <w:rPr>
                <w:ins w:id="8" w:author="Windows User" w:date="2018-03-28T14:00:00Z"/>
                <w:rFonts w:ascii="Calibri" w:hAnsi="Calibri" w:cs="Calibri"/>
              </w:rPr>
            </w:pPr>
            <w:r w:rsidRPr="00EB73B0">
              <w:rPr>
                <w:rFonts w:ascii="Calibri" w:hAnsi="Calibri" w:cs="Calibri"/>
              </w:rPr>
              <w:t xml:space="preserve">Web Browser </w:t>
            </w:r>
            <w:proofErr w:type="spellStart"/>
            <w:r w:rsidRPr="00EB73B0">
              <w:rPr>
                <w:rFonts w:ascii="Calibri" w:hAnsi="Calibri" w:cs="Calibri"/>
              </w:rPr>
              <w:t>needed</w:t>
            </w:r>
            <w:proofErr w:type="spellEnd"/>
            <w:r w:rsidRPr="00EB73B0">
              <w:rPr>
                <w:rFonts w:ascii="Calibri" w:hAnsi="Calibri" w:cs="Calibri"/>
              </w:rPr>
              <w:t xml:space="preserve"> </w:t>
            </w:r>
            <w:proofErr w:type="spellStart"/>
            <w:r w:rsidRPr="00EB73B0">
              <w:rPr>
                <w:rFonts w:ascii="Calibri" w:hAnsi="Calibri" w:cs="Calibri"/>
              </w:rPr>
              <w:t>to</w:t>
            </w:r>
            <w:proofErr w:type="spellEnd"/>
            <w:r w:rsidRPr="00EB73B0">
              <w:rPr>
                <w:rFonts w:ascii="Calibri" w:hAnsi="Calibri" w:cs="Calibri"/>
              </w:rPr>
              <w:t xml:space="preserve"> </w:t>
            </w:r>
            <w:proofErr w:type="spellStart"/>
            <w:r w:rsidRPr="00EB73B0">
              <w:rPr>
                <w:rFonts w:ascii="Calibri" w:hAnsi="Calibri" w:cs="Calibri"/>
              </w:rPr>
              <w:t>run</w:t>
            </w:r>
            <w:proofErr w:type="spellEnd"/>
            <w:r w:rsidRPr="00EB73B0">
              <w:rPr>
                <w:rFonts w:ascii="Calibri" w:hAnsi="Calibri" w:cs="Calibri"/>
              </w:rPr>
              <w:t xml:space="preserve"> </w:t>
            </w:r>
            <w:proofErr w:type="spellStart"/>
            <w:r w:rsidRPr="00EB73B0">
              <w:rPr>
                <w:rFonts w:ascii="Calibri" w:hAnsi="Calibri" w:cs="Calibri"/>
              </w:rPr>
              <w:t>the</w:t>
            </w:r>
            <w:proofErr w:type="spellEnd"/>
            <w:r w:rsidRPr="00EB73B0">
              <w:rPr>
                <w:rFonts w:ascii="Calibri" w:hAnsi="Calibri" w:cs="Calibri"/>
              </w:rPr>
              <w:t xml:space="preserve"> </w:t>
            </w:r>
            <w:proofErr w:type="spellStart"/>
            <w:r w:rsidRPr="00EB73B0">
              <w:rPr>
                <w:rFonts w:ascii="Calibri" w:hAnsi="Calibri" w:cs="Calibri"/>
              </w:rPr>
              <w:t>aplication</w:t>
            </w:r>
            <w:proofErr w:type="spellEnd"/>
            <w:r w:rsidRPr="00EB73B0">
              <w:rPr>
                <w:rFonts w:ascii="Calibri" w:hAnsi="Calibri" w:cs="Calibri"/>
              </w:rPr>
              <w:t xml:space="preserve"> at </w:t>
            </w:r>
            <w:proofErr w:type="spellStart"/>
            <w:r w:rsidRPr="00EB73B0">
              <w:rPr>
                <w:rFonts w:ascii="Calibri" w:hAnsi="Calibri" w:cs="Calibri"/>
              </w:rPr>
              <w:t>the</w:t>
            </w:r>
            <w:proofErr w:type="spellEnd"/>
            <w:r w:rsidRPr="00EB73B0">
              <w:rPr>
                <w:rFonts w:ascii="Calibri" w:hAnsi="Calibri" w:cs="Calibri"/>
              </w:rPr>
              <w:t xml:space="preserve"> </w:t>
            </w:r>
            <w:proofErr w:type="spellStart"/>
            <w:r w:rsidRPr="00EB73B0">
              <w:rPr>
                <w:rFonts w:ascii="Calibri" w:hAnsi="Calibri" w:cs="Calibri"/>
              </w:rPr>
              <w:t>best</w:t>
            </w:r>
            <w:proofErr w:type="spellEnd"/>
            <w:r w:rsidRPr="00EB73B0">
              <w:rPr>
                <w:rFonts w:ascii="Calibri" w:hAnsi="Calibri" w:cs="Calibri"/>
              </w:rPr>
              <w:t xml:space="preserve"> </w:t>
            </w:r>
            <w:proofErr w:type="spellStart"/>
            <w:r w:rsidRPr="00EB73B0">
              <w:rPr>
                <w:rFonts w:ascii="Calibri" w:hAnsi="Calibri" w:cs="Calibri"/>
              </w:rPr>
              <w:t>functional</w:t>
            </w:r>
            <w:proofErr w:type="spellEnd"/>
            <w:r w:rsidRPr="00EB73B0">
              <w:rPr>
                <w:rFonts w:ascii="Calibri" w:hAnsi="Calibri" w:cs="Calibri"/>
              </w:rPr>
              <w:t xml:space="preserve"> </w:t>
            </w:r>
            <w:proofErr w:type="spellStart"/>
            <w:r w:rsidRPr="00EB73B0">
              <w:rPr>
                <w:rFonts w:ascii="Calibri" w:hAnsi="Calibri" w:cs="Calibri"/>
              </w:rPr>
              <w:t>level</w:t>
            </w:r>
            <w:proofErr w:type="spellEnd"/>
            <w:r w:rsidRPr="00EB73B0">
              <w:rPr>
                <w:rFonts w:ascii="Calibri" w:hAnsi="Calibri" w:cs="Calibri"/>
              </w:rPr>
              <w:t xml:space="preserve"> : </w:t>
            </w:r>
            <w:proofErr w:type="spellStart"/>
            <w:r w:rsidRPr="00EB73B0">
              <w:rPr>
                <w:rFonts w:ascii="Calibri" w:hAnsi="Calibri" w:cs="Calibri"/>
                <w:shd w:val="clear" w:color="auto" w:fill="FFFFFF"/>
              </w:rPr>
              <w:t>Chrome</w:t>
            </w:r>
            <w:proofErr w:type="spellEnd"/>
            <w:r w:rsidRPr="00EB73B0">
              <w:rPr>
                <w:rFonts w:ascii="Calibri" w:hAnsi="Calibri" w:cs="Calibri"/>
                <w:shd w:val="clear" w:color="auto" w:fill="FFFFFF"/>
              </w:rPr>
              <w:t xml:space="preserve"> 65 </w:t>
            </w:r>
            <w:proofErr w:type="spellStart"/>
            <w:r w:rsidRPr="00EB73B0">
              <w:rPr>
                <w:rFonts w:ascii="Calibri" w:hAnsi="Calibri" w:cs="Calibri"/>
                <w:shd w:val="clear" w:color="auto" w:fill="FFFFFF"/>
              </w:rPr>
              <w:t>and</w:t>
            </w:r>
            <w:proofErr w:type="spellEnd"/>
            <w:r w:rsidRPr="00EB73B0">
              <w:rPr>
                <w:rFonts w:ascii="Calibri" w:hAnsi="Calibri" w:cs="Calibri"/>
                <w:shd w:val="clear" w:color="auto" w:fill="FFFFFF"/>
              </w:rPr>
              <w:t xml:space="preserve"> </w:t>
            </w:r>
            <w:proofErr w:type="spellStart"/>
            <w:r w:rsidRPr="00EB73B0">
              <w:rPr>
                <w:rFonts w:ascii="Calibri" w:hAnsi="Calibri" w:cs="Calibri"/>
                <w:shd w:val="clear" w:color="auto" w:fill="FFFFFF"/>
              </w:rPr>
              <w:t>later</w:t>
            </w:r>
            <w:proofErr w:type="spellEnd"/>
            <w:r w:rsidRPr="00EB73B0">
              <w:rPr>
                <w:rFonts w:ascii="Calibri" w:hAnsi="Calibri" w:cs="Calibri"/>
                <w:shd w:val="clear" w:color="auto" w:fill="FFFFFF"/>
              </w:rPr>
              <w:t xml:space="preserve"> </w:t>
            </w:r>
            <w:proofErr w:type="spellStart"/>
            <w:r w:rsidRPr="00EB73B0">
              <w:rPr>
                <w:rFonts w:ascii="Calibri" w:hAnsi="Calibri" w:cs="Calibri"/>
                <w:shd w:val="clear" w:color="auto" w:fill="FFFFFF"/>
              </w:rPr>
              <w:t>versions</w:t>
            </w:r>
            <w:proofErr w:type="spellEnd"/>
            <w:r w:rsidR="00C86A67">
              <w:rPr>
                <w:rFonts w:ascii="Calibri" w:hAnsi="Calibri" w:cs="Calibri"/>
                <w:shd w:val="clear" w:color="auto" w:fill="FFFFFF"/>
              </w:rPr>
              <w:t>.</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863D5D" w:rsidRPr="00EB73B0" w:rsidRDefault="00863D5D" w:rsidP="00863D5D">
            <w:pPr>
              <w:pStyle w:val="Titlu2"/>
              <w:numPr>
                <w:ilvl w:val="0"/>
                <w:numId w:val="0"/>
              </w:numPr>
              <w:rPr>
                <w:rFonts w:ascii="Calibri" w:hAnsi="Calibri" w:cs="Calibri"/>
              </w:rPr>
            </w:pPr>
            <w:bookmarkStart w:id="9" w:name="_Toc439994686"/>
            <w:bookmarkStart w:id="10" w:name="_Toc441230990"/>
            <w:r w:rsidRPr="00EB73B0">
              <w:rPr>
                <w:rFonts w:ascii="Calibri" w:hAnsi="Calibri" w:cs="Calibri"/>
              </w:rPr>
              <w:t>Communications Interfaces</w:t>
            </w:r>
            <w:bookmarkEnd w:id="9"/>
            <w:bookmarkEnd w:id="10"/>
          </w:p>
          <w:p w:rsidR="00DE1CCA" w:rsidRDefault="00863D5D" w:rsidP="00C86A67">
            <w:pPr>
              <w:rPr>
                <w:rFonts w:ascii="Calibri" w:hAnsi="Calibri" w:cs="Calibri"/>
              </w:rPr>
            </w:pPr>
            <w:r w:rsidRPr="00EB73B0">
              <w:rPr>
                <w:rFonts w:ascii="Calibri" w:hAnsi="Calibri" w:cs="Calibri"/>
              </w:rPr>
              <w:t xml:space="preserve">The .NET Framework that is used in developing the application provides comprehensive support for the </w:t>
            </w:r>
            <w:r w:rsidRPr="00EB73B0">
              <w:rPr>
                <w:rFonts w:ascii="Calibri" w:hAnsi="Calibri" w:cs="Calibri"/>
                <w:i/>
              </w:rPr>
              <w:t>HTTP</w:t>
            </w:r>
            <w:r w:rsidRPr="00EB73B0">
              <w:rPr>
                <w:rFonts w:ascii="Calibri" w:hAnsi="Calibri" w:cs="Calibri"/>
              </w:rPr>
              <w:t xml:space="preserve"> protocol, which makes up the majority of all Internet traffic.</w:t>
            </w:r>
          </w:p>
          <w:p w:rsidR="00926874" w:rsidRPr="00EB73B0" w:rsidRDefault="00926874" w:rsidP="00926874">
            <w:pPr>
              <w:pStyle w:val="Titlu2"/>
              <w:numPr>
                <w:ilvl w:val="0"/>
                <w:numId w:val="0"/>
              </w:numPr>
              <w:rPr>
                <w:rFonts w:ascii="Calibri" w:hAnsi="Calibri" w:cs="Calibri"/>
              </w:rPr>
            </w:pPr>
            <w:r>
              <w:rPr>
                <w:rFonts w:ascii="Calibri" w:hAnsi="Calibri" w:cs="Calibri"/>
              </w:rPr>
              <w:t>Technologies Used</w:t>
            </w:r>
          </w:p>
          <w:p w:rsidR="00926874" w:rsidRDefault="00926874" w:rsidP="00926874">
            <w:pPr>
              <w:ind w:firstLine="720"/>
              <w:rPr>
                <w:rFonts w:asciiTheme="majorHAnsi" w:hAnsiTheme="majorHAnsi"/>
                <w:color w:val="000000"/>
                <w:sz w:val="24"/>
                <w:szCs w:val="24"/>
                <w:shd w:val="clear" w:color="auto" w:fill="FFFFFF"/>
              </w:rPr>
            </w:pPr>
            <w:r>
              <w:rPr>
                <w:rFonts w:asciiTheme="majorHAnsi" w:hAnsiTheme="majorHAnsi"/>
                <w:sz w:val="24"/>
                <w:szCs w:val="24"/>
              </w:rPr>
              <w:t xml:space="preserve">The system is created using the Asp .NET technology and the Entity Framework. </w:t>
            </w:r>
            <w:r>
              <w:rPr>
                <w:rFonts w:asciiTheme="majorHAnsi" w:hAnsiTheme="majorHAnsi" w:cs="Segoe UI Light"/>
                <w:color w:val="000000" w:themeColor="text1"/>
                <w:sz w:val="24"/>
                <w:szCs w:val="24"/>
              </w:rPr>
              <w:t xml:space="preserve">ASP.NET Core is a new open-source and cross-platform .NET framework for building modern cloud-based web applications, </w:t>
            </w:r>
            <w:r>
              <w:rPr>
                <w:rFonts w:asciiTheme="majorHAnsi" w:hAnsiTheme="majorHAnsi" w:cstheme="minorHAnsi"/>
                <w:color w:val="000000" w:themeColor="text1"/>
                <w:sz w:val="24"/>
                <w:szCs w:val="24"/>
              </w:rPr>
              <w:t>is a mature web platform that provides all the services that you require to build enterprise-class server-based web applications using .NET on Windows. To have an organized code I used the MVC(Model-View-Controller) pattern which gives a powerful, patterns-based way to build dynamic websites that enables a clean separation of concerns and that gives you full control over markup for enjoyable, agile development. ASP.NET MVC includes many features that enable fast, TDD-friendly development for creating sophisticated applications that use the latest web standards.</w:t>
            </w:r>
            <w:r>
              <w:rPr>
                <w:rFonts w:asciiTheme="majorHAnsi" w:hAnsiTheme="majorHAnsi"/>
                <w:color w:val="000000"/>
                <w:sz w:val="24"/>
                <w:szCs w:val="24"/>
                <w:shd w:val="clear" w:color="auto" w:fill="FFFFFF"/>
              </w:rPr>
              <w:t xml:space="preserve"> ASP.NET MVC is an open-source software from Microsoft. Its web development framework combines the features of MVC (Model-View-Controller) architecture, the most up-to-date ideas and techniques from Agile development and the best parts of the existing ASP.NET platform. </w:t>
            </w:r>
          </w:p>
          <w:p w:rsidR="00926874" w:rsidRDefault="00926874" w:rsidP="00926874">
            <w:pPr>
              <w:ind w:firstLine="720"/>
              <w:rPr>
                <w:rFonts w:asciiTheme="majorHAnsi" w:hAnsiTheme="majorHAnsi"/>
                <w:color w:val="000000"/>
                <w:sz w:val="24"/>
                <w:szCs w:val="24"/>
                <w:shd w:val="clear" w:color="auto" w:fill="FFFFFF"/>
              </w:rPr>
            </w:pPr>
            <w:r>
              <w:rPr>
                <w:rFonts w:asciiTheme="majorHAnsi" w:hAnsiTheme="majorHAnsi"/>
                <w:color w:val="000000"/>
                <w:sz w:val="24"/>
                <w:szCs w:val="24"/>
                <w:shd w:val="clear" w:color="auto" w:fill="FFFFFF"/>
              </w:rPr>
              <w:t xml:space="preserve">To create the </w:t>
            </w:r>
            <w:proofErr w:type="gramStart"/>
            <w:r>
              <w:rPr>
                <w:rFonts w:asciiTheme="majorHAnsi" w:hAnsiTheme="majorHAnsi"/>
                <w:color w:val="000000"/>
                <w:sz w:val="24"/>
                <w:szCs w:val="24"/>
                <w:shd w:val="clear" w:color="auto" w:fill="FFFFFF"/>
              </w:rPr>
              <w:t>interface</w:t>
            </w:r>
            <w:proofErr w:type="gramEnd"/>
            <w:r>
              <w:rPr>
                <w:rFonts w:asciiTheme="majorHAnsi" w:hAnsiTheme="majorHAnsi"/>
                <w:color w:val="000000"/>
                <w:sz w:val="24"/>
                <w:szCs w:val="24"/>
                <w:shd w:val="clear" w:color="auto" w:fill="FFFFFF"/>
              </w:rPr>
              <w:t xml:space="preserve"> I used Razor which is based on ASP.NET, and designed for creating web applications. It has the power of traditional ASP.NET markup, but it is easier to use, and easier to learn. </w:t>
            </w:r>
            <w:r>
              <w:rPr>
                <w:rFonts w:asciiTheme="majorHAnsi" w:hAnsiTheme="majorHAnsi"/>
                <w:color w:val="000000"/>
                <w:sz w:val="24"/>
                <w:szCs w:val="24"/>
              </w:rPr>
              <w:t xml:space="preserve">Razor is a markup syntax that lets you embed server-based code into web pages using C# and VB.Net. It is not a programming language. It is a server-side markup language. Razor has no ties to ASP.NET MVC because Razor is a general-purpose templating engine. You can use it anywhere to generate output like HTML. It's just that ASP.NET MVC has implemented a view engine that allows us to use Razor inside of an MVC application to produce HTML. </w:t>
            </w:r>
            <w:r>
              <w:rPr>
                <w:rFonts w:asciiTheme="majorHAnsi" w:hAnsiTheme="majorHAnsi"/>
                <w:color w:val="000000"/>
                <w:sz w:val="24"/>
                <w:szCs w:val="24"/>
                <w:shd w:val="clear" w:color="auto" w:fill="FFFFFF"/>
              </w:rPr>
              <w:t xml:space="preserve">You will have a template file that's a mix of some literal text and some blocks of code. You combine that template with some data or a specific model where the template specifies where the data is supposed to appear, and then you execute the template to generate your output. The razor code is placed in the </w:t>
            </w:r>
            <w:proofErr w:type="gramStart"/>
            <w:r>
              <w:rPr>
                <w:rFonts w:asciiTheme="majorHAnsi" w:hAnsiTheme="majorHAnsi"/>
                <w:color w:val="000000"/>
                <w:sz w:val="24"/>
                <w:szCs w:val="24"/>
                <w:shd w:val="clear" w:color="auto" w:fill="FFFFFF"/>
              </w:rPr>
              <w:t>views</w:t>
            </w:r>
            <w:proofErr w:type="gramEnd"/>
            <w:r>
              <w:rPr>
                <w:rFonts w:asciiTheme="majorHAnsi" w:hAnsiTheme="majorHAnsi"/>
                <w:color w:val="000000"/>
                <w:sz w:val="24"/>
                <w:szCs w:val="24"/>
                <w:shd w:val="clear" w:color="auto" w:fill="FFFFFF"/>
              </w:rPr>
              <w:t xml:space="preserve"> files, they are controlled by the controllers commands and takes the data from the models.</w:t>
            </w:r>
          </w:p>
          <w:p w:rsidR="00926874" w:rsidRDefault="00926874" w:rsidP="00926874">
            <w:pPr>
              <w:shd w:val="clear" w:color="auto" w:fill="FFFFFF"/>
              <w:spacing w:after="100" w:afterAutospacing="1" w:line="240" w:lineRule="auto"/>
              <w:ind w:firstLine="720"/>
              <w:rPr>
                <w:rFonts w:asciiTheme="majorHAnsi" w:eastAsia="Times New Roman" w:hAnsiTheme="majorHAnsi" w:cs="Times New Roman"/>
                <w:color w:val="181717"/>
                <w:sz w:val="24"/>
                <w:szCs w:val="24"/>
              </w:rPr>
            </w:pPr>
            <w:r>
              <w:rPr>
                <w:rFonts w:asciiTheme="majorHAnsi" w:eastAsia="Times New Roman" w:hAnsiTheme="majorHAnsi" w:cs="Times New Roman"/>
                <w:color w:val="181717"/>
                <w:sz w:val="24"/>
                <w:szCs w:val="24"/>
              </w:rPr>
              <w:t xml:space="preserve">Entity Framework is an open-source ORM </w:t>
            </w:r>
            <w:proofErr w:type="gramStart"/>
            <w:r>
              <w:rPr>
                <w:rFonts w:asciiTheme="majorHAnsi" w:eastAsia="Times New Roman" w:hAnsiTheme="majorHAnsi" w:cs="Times New Roman"/>
                <w:color w:val="181717"/>
                <w:sz w:val="24"/>
                <w:szCs w:val="24"/>
              </w:rPr>
              <w:t>framework  for</w:t>
            </w:r>
            <w:proofErr w:type="gramEnd"/>
            <w:r>
              <w:rPr>
                <w:rFonts w:asciiTheme="majorHAnsi" w:eastAsia="Times New Roman" w:hAnsiTheme="majorHAnsi" w:cs="Times New Roman"/>
                <w:color w:val="181717"/>
                <w:sz w:val="24"/>
                <w:szCs w:val="24"/>
              </w:rPr>
              <w:t xml:space="preserve">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w:t>
            </w:r>
            <w:r>
              <w:rPr>
                <w:rFonts w:asciiTheme="majorHAnsi" w:eastAsia="Times New Roman" w:hAnsiTheme="majorHAnsi" w:cs="Times New Roman"/>
                <w:color w:val="181717"/>
                <w:sz w:val="24"/>
                <w:szCs w:val="24"/>
              </w:rPr>
              <w:lastRenderedPageBreak/>
              <w:t>deal with data and can create and maintain data-oriented applications with less code compared with traditional applications.</w:t>
            </w:r>
          </w:p>
          <w:p w:rsidR="00926874" w:rsidRDefault="00926874" w:rsidP="00926874">
            <w:pPr>
              <w:shd w:val="clear" w:color="auto" w:fill="FFFFFF"/>
              <w:spacing w:after="100" w:afterAutospacing="1" w:line="240" w:lineRule="auto"/>
              <w:ind w:firstLine="720"/>
              <w:rPr>
                <w:rFonts w:asciiTheme="majorHAnsi" w:eastAsia="Times New Roman" w:hAnsiTheme="majorHAnsi" w:cs="Times New Roman"/>
                <w:color w:val="181717"/>
                <w:sz w:val="24"/>
                <w:szCs w:val="24"/>
              </w:rPr>
            </w:pPr>
            <w:r>
              <w:rPr>
                <w:rFonts w:asciiTheme="majorHAnsi" w:eastAsia="Times New Roman" w:hAnsiTheme="majorHAnsi" w:cs="Times New Roman"/>
                <w:color w:val="181717"/>
                <w:sz w:val="24"/>
                <w:szCs w:val="24"/>
              </w:rPr>
              <w:t>Official Definition: “Entity Framework is an object-relational mapper (O/RM) that enables .NET developers to work with a database using .NET objects. It eliminates the need for most of the data-access code that developers usually need to write.”</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r w:rsidRPr="00DE1CCA">
        <w:rPr>
          <w:rFonts w:ascii="Arial" w:eastAsia="Times New Roman" w:hAnsi="Arial" w:cs="Arial"/>
          <w:b/>
          <w:bCs/>
          <w:sz w:val="27"/>
          <w:szCs w:val="27"/>
        </w:rPr>
        <w:t>III. Project Results</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Project Requirements Fulfillment</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Describe your final implementation status according to your requirements. Justify the unfulfilled requirements (if any).</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is about 80% in concordance with initial design.</w:t>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Drawbacks:</w:t>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Currency converter is not implemented.</w:t>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Mail sending not functional.</w:t>
            </w:r>
          </w:p>
          <w:p w:rsidR="00926874" w:rsidRPr="00DE1CCA" w:rsidRDefault="00926874"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User Interfaces</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Default="00DE1CCA" w:rsidP="00DE1CCA">
            <w:pPr>
              <w:spacing w:before="100" w:beforeAutospacing="1" w:after="115" w:line="240" w:lineRule="auto"/>
              <w:rPr>
                <w:rFonts w:ascii="Arial" w:eastAsia="Times New Roman" w:hAnsi="Arial" w:cs="Arial"/>
                <w:sz w:val="24"/>
                <w:szCs w:val="24"/>
              </w:rPr>
            </w:pPr>
            <w:r w:rsidRPr="00DE1CCA">
              <w:rPr>
                <w:rFonts w:ascii="Arial" w:eastAsia="Times New Roman" w:hAnsi="Arial" w:cs="Arial"/>
                <w:sz w:val="24"/>
                <w:szCs w:val="24"/>
              </w:rPr>
              <w:lastRenderedPageBreak/>
              <w:t>Describe the user interfaces (put screenshots if necessary).</w:t>
            </w:r>
          </w:p>
          <w:p w:rsidR="00C65EAF" w:rsidRDefault="00C65EAF" w:rsidP="00DE1CCA">
            <w:pPr>
              <w:spacing w:before="100" w:beforeAutospacing="1" w:after="115" w:line="240" w:lineRule="auto"/>
              <w:rPr>
                <w:rFonts w:ascii="Times New Roman" w:eastAsia="Times New Roman" w:hAnsi="Times New Roman" w:cs="Times New Roman"/>
                <w:sz w:val="24"/>
                <w:szCs w:val="24"/>
              </w:rPr>
            </w:pPr>
            <w:r>
              <w:rPr>
                <w:noProof/>
              </w:rPr>
              <w:drawing>
                <wp:inline distT="114300" distB="114300" distL="114300" distR="114300" wp14:anchorId="00C489D4" wp14:editId="0EE83135">
                  <wp:extent cx="5734050" cy="2908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4050" cy="2908300"/>
                          </a:xfrm>
                          <a:prstGeom prst="rect">
                            <a:avLst/>
                          </a:prstGeom>
                          <a:ln/>
                        </pic:spPr>
                      </pic:pic>
                    </a:graphicData>
                  </a:graphic>
                </wp:inline>
              </w:drawing>
            </w:r>
          </w:p>
          <w:p w:rsidR="00C65EAF" w:rsidRDefault="00C65EA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view</w:t>
            </w:r>
          </w:p>
          <w:p w:rsidR="00C65EAF" w:rsidRDefault="00C65EAF" w:rsidP="00DE1CCA">
            <w:pPr>
              <w:spacing w:before="100" w:beforeAutospacing="1" w:after="115" w:line="240" w:lineRule="auto"/>
              <w:rPr>
                <w:rFonts w:ascii="Times New Roman" w:eastAsia="Times New Roman" w:hAnsi="Times New Roman" w:cs="Times New Roman"/>
                <w:sz w:val="24"/>
                <w:szCs w:val="24"/>
              </w:rPr>
            </w:pPr>
            <w:r>
              <w:rPr>
                <w:noProof/>
              </w:rPr>
              <w:drawing>
                <wp:inline distT="0" distB="0" distL="0" distR="0" wp14:anchorId="5B9F0A12" wp14:editId="02D6E5A3">
                  <wp:extent cx="5943600" cy="2837180"/>
                  <wp:effectExtent l="0" t="0" r="0" b="127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7180"/>
                          </a:xfrm>
                          <a:prstGeom prst="rect">
                            <a:avLst/>
                          </a:prstGeom>
                        </pic:spPr>
                      </pic:pic>
                    </a:graphicData>
                  </a:graphic>
                </wp:inline>
              </w:drawing>
            </w:r>
          </w:p>
          <w:p w:rsidR="00C65EAF" w:rsidRPr="00DE1CCA" w:rsidRDefault="00C65EA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View</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863D5D" w:rsidRDefault="00926874" w:rsidP="00863D5D">
            <w:pPr>
              <w:keepNext/>
              <w:tabs>
                <w:tab w:val="left" w:pos="1178"/>
              </w:tabs>
            </w:pPr>
            <w:r>
              <w:rPr>
                <w:noProof/>
              </w:rPr>
              <w:lastRenderedPageBreak/>
              <w:drawing>
                <wp:inline distT="0" distB="0" distL="0" distR="0" wp14:anchorId="6D6BBE08" wp14:editId="3796334F">
                  <wp:extent cx="5943600" cy="27876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7650"/>
                          </a:xfrm>
                          <a:prstGeom prst="rect">
                            <a:avLst/>
                          </a:prstGeom>
                        </pic:spPr>
                      </pic:pic>
                    </a:graphicData>
                  </a:graphic>
                </wp:inline>
              </w:drawing>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accounts view</w:t>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noProof/>
              </w:rPr>
              <w:drawing>
                <wp:inline distT="0" distB="0" distL="0" distR="0" wp14:anchorId="2DCFE6F9" wp14:editId="31A63BA6">
                  <wp:extent cx="5943600" cy="2811145"/>
                  <wp:effectExtent l="0" t="0" r="0" b="825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1145"/>
                          </a:xfrm>
                          <a:prstGeom prst="rect">
                            <a:avLst/>
                          </a:prstGeom>
                        </pic:spPr>
                      </pic:pic>
                    </a:graphicData>
                  </a:graphic>
                </wp:inline>
              </w:drawing>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account view</w:t>
            </w:r>
          </w:p>
          <w:p w:rsidR="00926874" w:rsidRDefault="00926874" w:rsidP="00DE1CCA">
            <w:pPr>
              <w:spacing w:before="100" w:beforeAutospacing="1" w:after="0" w:line="240" w:lineRule="auto"/>
              <w:rPr>
                <w:rFonts w:ascii="Times New Roman" w:eastAsia="Times New Roman" w:hAnsi="Times New Roman" w:cs="Times New Roman"/>
                <w:sz w:val="24"/>
                <w:szCs w:val="24"/>
              </w:rPr>
            </w:pPr>
            <w:r>
              <w:rPr>
                <w:noProof/>
              </w:rPr>
              <w:lastRenderedPageBreak/>
              <w:drawing>
                <wp:inline distT="0" distB="0" distL="0" distR="0" wp14:anchorId="7DCD84BF" wp14:editId="3ACD7327">
                  <wp:extent cx="5943600" cy="284162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162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to my accounts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drawing>
                <wp:inline distT="0" distB="0" distL="0" distR="0" wp14:anchorId="23FD4E29" wp14:editId="7CA40127">
                  <wp:extent cx="5943600" cy="282321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p>
          <w:p w:rsidR="00C65EAF" w:rsidRDefault="00C65EAF" w:rsidP="00C65EAF">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to other accounts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lastRenderedPageBreak/>
              <w:drawing>
                <wp:inline distT="0" distB="0" distL="0" distR="0" wp14:anchorId="50779D2D" wp14:editId="2104D867">
                  <wp:extent cx="5943600" cy="2820035"/>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03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transfers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drawing>
                <wp:inline distT="0" distB="0" distL="0" distR="0" wp14:anchorId="09677E5A" wp14:editId="25EF1981">
                  <wp:extent cx="5943600" cy="2837815"/>
                  <wp:effectExtent l="0" t="0" r="0" b="63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781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a bill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lastRenderedPageBreak/>
              <w:drawing>
                <wp:inline distT="0" distB="0" distL="0" distR="0" wp14:anchorId="5A8EA92D" wp14:editId="1932B050">
                  <wp:extent cx="5943600" cy="282638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638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tax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drawing>
                <wp:inline distT="0" distB="0" distL="0" distR="0" wp14:anchorId="0AB2B594" wp14:editId="195A8F15">
                  <wp:extent cx="5943600" cy="280352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352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history view</w:t>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noProof/>
              </w:rPr>
              <w:lastRenderedPageBreak/>
              <w:drawing>
                <wp:inline distT="0" distB="0" distL="0" distR="0" wp14:anchorId="680A2E2C" wp14:editId="2114F318">
                  <wp:extent cx="5943600" cy="2792095"/>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2095"/>
                          </a:xfrm>
                          <a:prstGeom prst="rect">
                            <a:avLst/>
                          </a:prstGeom>
                        </pic:spPr>
                      </pic:pic>
                    </a:graphicData>
                  </a:graphic>
                </wp:inline>
              </w:drawing>
            </w:r>
          </w:p>
          <w:p w:rsidR="00C65EAF" w:rsidRDefault="00C65EAF"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FAQ view</w:t>
            </w:r>
          </w:p>
          <w:p w:rsidR="00DE1CCA" w:rsidRDefault="00C65EAF" w:rsidP="00DE1CCA">
            <w:pPr>
              <w:spacing w:before="100" w:beforeAutospacing="1" w:after="115" w:line="240" w:lineRule="auto"/>
              <w:rPr>
                <w:rFonts w:ascii="Times New Roman" w:eastAsia="Times New Roman" w:hAnsi="Times New Roman" w:cs="Times New Roman"/>
                <w:sz w:val="24"/>
                <w:szCs w:val="24"/>
              </w:rPr>
            </w:pPr>
            <w:r>
              <w:rPr>
                <w:noProof/>
              </w:rPr>
              <w:drawing>
                <wp:inline distT="0" distB="0" distL="0" distR="0" wp14:anchorId="4D655756" wp14:editId="2C8BDC0D">
                  <wp:extent cx="5943600" cy="2847975"/>
                  <wp:effectExtent l="0" t="0" r="0" b="952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7975"/>
                          </a:xfrm>
                          <a:prstGeom prst="rect">
                            <a:avLst/>
                          </a:prstGeom>
                        </pic:spPr>
                      </pic:pic>
                    </a:graphicData>
                  </a:graphic>
                </wp:inline>
              </w:drawing>
            </w:r>
          </w:p>
          <w:p w:rsidR="00C65EAF" w:rsidRDefault="00C65EA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 view</w:t>
            </w:r>
          </w:p>
          <w:p w:rsidR="00A8628F" w:rsidRDefault="00A8628F" w:rsidP="00DE1CCA">
            <w:pPr>
              <w:spacing w:before="100" w:beforeAutospacing="1" w:after="115" w:line="240" w:lineRule="auto"/>
              <w:rPr>
                <w:rFonts w:ascii="Times New Roman" w:eastAsia="Times New Roman" w:hAnsi="Times New Roman" w:cs="Times New Roman"/>
                <w:sz w:val="24"/>
                <w:szCs w:val="24"/>
              </w:rPr>
            </w:pP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noProof/>
              </w:rPr>
              <w:lastRenderedPageBreak/>
              <w:drawing>
                <wp:inline distT="0" distB="0" distL="0" distR="0">
                  <wp:extent cx="5943600" cy="320294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home view</w:t>
            </w:r>
          </w:p>
          <w:p w:rsidR="00A8628F" w:rsidRDefault="00A8628F" w:rsidP="00DE1CCA">
            <w:pPr>
              <w:spacing w:before="100" w:beforeAutospacing="1" w:after="115" w:line="240" w:lineRule="auto"/>
              <w:rPr>
                <w:rFonts w:ascii="Times New Roman" w:eastAsia="Times New Roman" w:hAnsi="Times New Roman" w:cs="Times New Roman"/>
                <w:sz w:val="24"/>
                <w:szCs w:val="24"/>
              </w:rPr>
            </w:pP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noProof/>
              </w:rPr>
              <w:drawing>
                <wp:inline distT="0" distB="0" distL="0" distR="0">
                  <wp:extent cx="5943600" cy="3234055"/>
                  <wp:effectExtent l="0" t="0" r="0" b="444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activate account view</w:t>
            </w: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noProof/>
              </w:rPr>
              <w:lastRenderedPageBreak/>
              <w:drawing>
                <wp:inline distT="0" distB="0" distL="0" distR="0">
                  <wp:extent cx="5943600" cy="317754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rsidR="00A8628F" w:rsidRDefault="00A8628F" w:rsidP="00DE1CCA">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deactivate account view</w:t>
            </w:r>
          </w:p>
          <w:p w:rsidR="00A8628F" w:rsidRPr="00DE1CCA" w:rsidRDefault="00A8628F"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Project Adaptation</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bookmarkStart w:id="11" w:name="_GoBack"/>
            <w:r w:rsidRPr="00DE1CCA">
              <w:rPr>
                <w:rFonts w:ascii="Arial" w:eastAsia="Times New Roman" w:hAnsi="Arial" w:cs="Arial"/>
                <w:sz w:val="24"/>
                <w:szCs w:val="24"/>
              </w:rPr>
              <w:t xml:space="preserve">Describe any required adaptation during your project implementation. </w:t>
            </w:r>
            <w:bookmarkEnd w:id="11"/>
            <w:r w:rsidRPr="00DE1CCA">
              <w:rPr>
                <w:rFonts w:ascii="Arial" w:eastAsia="Times New Roman" w:hAnsi="Arial" w:cs="Arial"/>
                <w:sz w:val="24"/>
                <w:szCs w:val="24"/>
              </w:rPr>
              <w:t>For example, additional features which are not included in the initial requirements.</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Project Showcase</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910984">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 xml:space="preserve">Put public URL of your project. </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r w:rsidRPr="00DE1CCA">
        <w:rPr>
          <w:rFonts w:ascii="Arial" w:eastAsia="Times New Roman" w:hAnsi="Arial" w:cs="Arial"/>
          <w:b/>
          <w:bCs/>
          <w:sz w:val="27"/>
          <w:szCs w:val="27"/>
        </w:rPr>
        <w:t>IV. Project Future Potential</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9344"/>
      </w:tblGrid>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b/>
                <w:bCs/>
                <w:sz w:val="24"/>
                <w:szCs w:val="24"/>
              </w:rPr>
              <w:t>Potential Future Work</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r w:rsidRPr="00DE1CCA">
              <w:rPr>
                <w:rFonts w:ascii="Arial" w:eastAsia="Times New Roman" w:hAnsi="Arial" w:cs="Arial"/>
                <w:sz w:val="24"/>
                <w:szCs w:val="24"/>
              </w:rPr>
              <w:t>Describe how you would progress with and/or improve your project, if you are to continue working on it.</w:t>
            </w:r>
          </w:p>
        </w:tc>
      </w:tr>
      <w:tr w:rsidR="00DE1CCA" w:rsidRPr="00DE1CCA" w:rsidTr="00DE1CCA">
        <w:trPr>
          <w:tblCellSpacing w:w="0" w:type="dxa"/>
        </w:trPr>
        <w:tc>
          <w:tcPr>
            <w:tcW w:w="5000" w:type="pct"/>
            <w:tcBorders>
              <w:top w:val="outset" w:sz="6" w:space="0" w:color="000000"/>
              <w:left w:val="outset" w:sz="6" w:space="0" w:color="000000"/>
              <w:bottom w:val="outset" w:sz="6" w:space="0" w:color="000000"/>
              <w:right w:val="outset" w:sz="6" w:space="0" w:color="000000"/>
            </w:tcBorders>
            <w:hideMark/>
          </w:tcPr>
          <w:p w:rsidR="00DE1CCA"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updates needed.</w:t>
            </w:r>
          </w:p>
          <w:p w:rsidR="00926874" w:rsidRPr="00DE1CCA" w:rsidRDefault="00926874" w:rsidP="00DE1CC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change option desirable.</w:t>
            </w: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115" w:line="240" w:lineRule="auto"/>
              <w:rPr>
                <w:rFonts w:ascii="Times New Roman" w:eastAsia="Times New Roman" w:hAnsi="Times New Roman" w:cs="Times New Roman"/>
                <w:sz w:val="24"/>
                <w:szCs w:val="24"/>
              </w:rPr>
            </w:pPr>
          </w:p>
        </w:tc>
      </w:tr>
    </w:tbl>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DE1CCA" w:rsidRPr="00DE1CCA" w:rsidRDefault="00DE1CCA" w:rsidP="00DE1CCA">
      <w:pPr>
        <w:spacing w:before="100" w:beforeAutospacing="1" w:after="0" w:line="240" w:lineRule="auto"/>
        <w:rPr>
          <w:rFonts w:ascii="Times New Roman" w:eastAsia="Times New Roman" w:hAnsi="Times New Roman" w:cs="Times New Roman"/>
          <w:sz w:val="24"/>
          <w:szCs w:val="24"/>
        </w:rPr>
      </w:pPr>
    </w:p>
    <w:p w:rsidR="007A5590" w:rsidRDefault="007A5590"/>
    <w:sectPr w:rsidR="007A5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1B7751B4"/>
    <w:multiLevelType w:val="hybridMultilevel"/>
    <w:tmpl w:val="7C4A8FAA"/>
    <w:lvl w:ilvl="0" w:tplc="0418000B">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69931C7"/>
    <w:multiLevelType w:val="hybridMultilevel"/>
    <w:tmpl w:val="9F306CA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 w15:restartNumberingAfterBreak="0">
    <w:nsid w:val="548A0B43"/>
    <w:multiLevelType w:val="multilevel"/>
    <w:tmpl w:val="0944D98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CCA"/>
    <w:rsid w:val="007A5590"/>
    <w:rsid w:val="008555A1"/>
    <w:rsid w:val="00863D5D"/>
    <w:rsid w:val="00910984"/>
    <w:rsid w:val="00926874"/>
    <w:rsid w:val="00A8628F"/>
    <w:rsid w:val="00C65EAF"/>
    <w:rsid w:val="00C86A67"/>
    <w:rsid w:val="00DE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0E69D"/>
  <w15:chartTrackingRefBased/>
  <w15:docId w15:val="{3948671D-8B1C-4E65-B9B8-3399E83E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qFormat/>
    <w:rsid w:val="00863D5D"/>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Titlu2">
    <w:name w:val="heading 2"/>
    <w:basedOn w:val="Normal"/>
    <w:next w:val="Normal"/>
    <w:link w:val="Titlu2Caracter"/>
    <w:qFormat/>
    <w:rsid w:val="00863D5D"/>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Titlu3">
    <w:name w:val="heading 3"/>
    <w:basedOn w:val="Normal"/>
    <w:next w:val="Normal"/>
    <w:link w:val="Titlu3Caracter"/>
    <w:qFormat/>
    <w:rsid w:val="00863D5D"/>
    <w:pPr>
      <w:numPr>
        <w:ilvl w:val="2"/>
        <w:numId w:val="2"/>
      </w:numPr>
      <w:spacing w:before="240" w:after="240" w:line="240" w:lineRule="exact"/>
      <w:outlineLvl w:val="2"/>
    </w:pPr>
    <w:rPr>
      <w:rFonts w:ascii="Times" w:eastAsia="Times New Roman" w:hAnsi="Times" w:cs="Times New Roman"/>
      <w:b/>
      <w:sz w:val="24"/>
      <w:szCs w:val="20"/>
    </w:rPr>
  </w:style>
  <w:style w:type="paragraph" w:styleId="Titlu4">
    <w:name w:val="heading 4"/>
    <w:basedOn w:val="Normal"/>
    <w:next w:val="Normal"/>
    <w:link w:val="Titlu4Caracter"/>
    <w:qFormat/>
    <w:rsid w:val="00863D5D"/>
    <w:pPr>
      <w:keepNext/>
      <w:numPr>
        <w:ilvl w:val="3"/>
        <w:numId w:val="2"/>
      </w:numPr>
      <w:spacing w:before="240" w:after="60" w:line="220" w:lineRule="exact"/>
      <w:jc w:val="both"/>
      <w:outlineLvl w:val="3"/>
    </w:pPr>
    <w:rPr>
      <w:rFonts w:ascii="Times New Roman" w:eastAsia="Times New Roman" w:hAnsi="Times New Roman" w:cs="Times New Roman"/>
      <w:b/>
      <w:i/>
      <w:szCs w:val="20"/>
    </w:rPr>
  </w:style>
  <w:style w:type="paragraph" w:styleId="Titlu5">
    <w:name w:val="heading 5"/>
    <w:basedOn w:val="Normal"/>
    <w:next w:val="Normal"/>
    <w:link w:val="Titlu5Caracter"/>
    <w:qFormat/>
    <w:rsid w:val="00863D5D"/>
    <w:pPr>
      <w:numPr>
        <w:ilvl w:val="4"/>
        <w:numId w:val="2"/>
      </w:numPr>
      <w:spacing w:before="240" w:after="60" w:line="220" w:lineRule="exact"/>
      <w:jc w:val="both"/>
      <w:outlineLvl w:val="4"/>
    </w:pPr>
    <w:rPr>
      <w:rFonts w:ascii="Arial" w:eastAsia="Times New Roman" w:hAnsi="Arial" w:cs="Times New Roman"/>
      <w:szCs w:val="20"/>
    </w:rPr>
  </w:style>
  <w:style w:type="paragraph" w:styleId="Titlu6">
    <w:name w:val="heading 6"/>
    <w:basedOn w:val="Normal"/>
    <w:next w:val="Normal"/>
    <w:link w:val="Titlu6Caracter"/>
    <w:qFormat/>
    <w:rsid w:val="00863D5D"/>
    <w:pPr>
      <w:numPr>
        <w:ilvl w:val="5"/>
        <w:numId w:val="2"/>
      </w:numPr>
      <w:spacing w:before="240" w:after="60" w:line="220" w:lineRule="exact"/>
      <w:jc w:val="both"/>
      <w:outlineLvl w:val="5"/>
    </w:pPr>
    <w:rPr>
      <w:rFonts w:ascii="Arial" w:eastAsia="Times New Roman" w:hAnsi="Arial" w:cs="Times New Roman"/>
      <w:i/>
      <w:szCs w:val="20"/>
    </w:rPr>
  </w:style>
  <w:style w:type="paragraph" w:styleId="Titlu7">
    <w:name w:val="heading 7"/>
    <w:basedOn w:val="Normal"/>
    <w:next w:val="Normal"/>
    <w:link w:val="Titlu7Caracter"/>
    <w:qFormat/>
    <w:rsid w:val="00863D5D"/>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Titlu8">
    <w:name w:val="heading 8"/>
    <w:basedOn w:val="Normal"/>
    <w:next w:val="Normal"/>
    <w:link w:val="Titlu8Caracter"/>
    <w:qFormat/>
    <w:rsid w:val="00863D5D"/>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Titlu9">
    <w:name w:val="heading 9"/>
    <w:basedOn w:val="Normal"/>
    <w:next w:val="Normal"/>
    <w:link w:val="Titlu9Caracter"/>
    <w:qFormat/>
    <w:rsid w:val="00863D5D"/>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semiHidden/>
    <w:unhideWhenUsed/>
    <w:rsid w:val="00DE1CCA"/>
    <w:pPr>
      <w:spacing w:before="100" w:beforeAutospacing="1" w:after="115" w:line="240" w:lineRule="auto"/>
    </w:pPr>
    <w:rPr>
      <w:rFonts w:ascii="Times New Roman" w:eastAsia="Times New Roman" w:hAnsi="Times New Roman" w:cs="Times New Roman"/>
      <w:sz w:val="24"/>
      <w:szCs w:val="24"/>
    </w:rPr>
  </w:style>
  <w:style w:type="paragraph" w:styleId="Listparagraf">
    <w:name w:val="List Paragraph"/>
    <w:basedOn w:val="Normal"/>
    <w:uiPriority w:val="34"/>
    <w:qFormat/>
    <w:rsid w:val="00863D5D"/>
    <w:pPr>
      <w:spacing w:after="200" w:line="276" w:lineRule="auto"/>
      <w:ind w:left="720"/>
      <w:contextualSpacing/>
    </w:pPr>
    <w:rPr>
      <w:rFonts w:ascii="Calibri" w:eastAsia="Times New Roman" w:hAnsi="Calibri" w:cs="Times New Roman"/>
      <w:sz w:val="20"/>
      <w:szCs w:val="20"/>
    </w:rPr>
  </w:style>
  <w:style w:type="paragraph" w:styleId="Legend">
    <w:name w:val="caption"/>
    <w:basedOn w:val="Normal"/>
    <w:next w:val="Normal"/>
    <w:uiPriority w:val="35"/>
    <w:unhideWhenUsed/>
    <w:qFormat/>
    <w:rsid w:val="00863D5D"/>
    <w:pPr>
      <w:spacing w:after="200" w:line="276" w:lineRule="auto"/>
    </w:pPr>
    <w:rPr>
      <w:rFonts w:eastAsiaTheme="minorEastAsia"/>
      <w:b/>
      <w:bCs/>
      <w:color w:val="2E74B5" w:themeColor="accent1" w:themeShade="BF"/>
      <w:sz w:val="16"/>
      <w:szCs w:val="16"/>
    </w:rPr>
  </w:style>
  <w:style w:type="character" w:customStyle="1" w:styleId="Titlu1Caracter">
    <w:name w:val="Titlu 1 Caracter"/>
    <w:basedOn w:val="Fontdeparagrafimplicit"/>
    <w:link w:val="Titlu1"/>
    <w:rsid w:val="00863D5D"/>
    <w:rPr>
      <w:rFonts w:ascii="Times" w:eastAsia="Times New Roman" w:hAnsi="Times" w:cs="Times New Roman"/>
      <w:b/>
      <w:kern w:val="28"/>
      <w:sz w:val="36"/>
      <w:szCs w:val="20"/>
    </w:rPr>
  </w:style>
  <w:style w:type="character" w:customStyle="1" w:styleId="Titlu2Caracter">
    <w:name w:val="Titlu 2 Caracter"/>
    <w:basedOn w:val="Fontdeparagrafimplicit"/>
    <w:link w:val="Titlu2"/>
    <w:rsid w:val="00863D5D"/>
    <w:rPr>
      <w:rFonts w:ascii="Times" w:eastAsia="Times New Roman" w:hAnsi="Times" w:cs="Times New Roman"/>
      <w:b/>
      <w:sz w:val="28"/>
      <w:szCs w:val="20"/>
    </w:rPr>
  </w:style>
  <w:style w:type="character" w:customStyle="1" w:styleId="Titlu3Caracter">
    <w:name w:val="Titlu 3 Caracter"/>
    <w:basedOn w:val="Fontdeparagrafimplicit"/>
    <w:link w:val="Titlu3"/>
    <w:rsid w:val="00863D5D"/>
    <w:rPr>
      <w:rFonts w:ascii="Times" w:eastAsia="Times New Roman" w:hAnsi="Times" w:cs="Times New Roman"/>
      <w:b/>
      <w:sz w:val="24"/>
      <w:szCs w:val="20"/>
    </w:rPr>
  </w:style>
  <w:style w:type="character" w:customStyle="1" w:styleId="Titlu4Caracter">
    <w:name w:val="Titlu 4 Caracter"/>
    <w:basedOn w:val="Fontdeparagrafimplicit"/>
    <w:link w:val="Titlu4"/>
    <w:rsid w:val="00863D5D"/>
    <w:rPr>
      <w:rFonts w:ascii="Times New Roman" w:eastAsia="Times New Roman" w:hAnsi="Times New Roman" w:cs="Times New Roman"/>
      <w:b/>
      <w:i/>
      <w:szCs w:val="20"/>
    </w:rPr>
  </w:style>
  <w:style w:type="character" w:customStyle="1" w:styleId="Titlu5Caracter">
    <w:name w:val="Titlu 5 Caracter"/>
    <w:basedOn w:val="Fontdeparagrafimplicit"/>
    <w:link w:val="Titlu5"/>
    <w:rsid w:val="00863D5D"/>
    <w:rPr>
      <w:rFonts w:ascii="Arial" w:eastAsia="Times New Roman" w:hAnsi="Arial" w:cs="Times New Roman"/>
      <w:szCs w:val="20"/>
    </w:rPr>
  </w:style>
  <w:style w:type="character" w:customStyle="1" w:styleId="Titlu6Caracter">
    <w:name w:val="Titlu 6 Caracter"/>
    <w:basedOn w:val="Fontdeparagrafimplicit"/>
    <w:link w:val="Titlu6"/>
    <w:rsid w:val="00863D5D"/>
    <w:rPr>
      <w:rFonts w:ascii="Arial" w:eastAsia="Times New Roman" w:hAnsi="Arial" w:cs="Times New Roman"/>
      <w:i/>
      <w:szCs w:val="20"/>
    </w:rPr>
  </w:style>
  <w:style w:type="character" w:customStyle="1" w:styleId="Titlu7Caracter">
    <w:name w:val="Titlu 7 Caracter"/>
    <w:basedOn w:val="Fontdeparagrafimplicit"/>
    <w:link w:val="Titlu7"/>
    <w:rsid w:val="00863D5D"/>
    <w:rPr>
      <w:rFonts w:ascii="Arial" w:eastAsia="Times New Roman" w:hAnsi="Arial" w:cs="Times New Roman"/>
      <w:sz w:val="20"/>
      <w:szCs w:val="20"/>
    </w:rPr>
  </w:style>
  <w:style w:type="character" w:customStyle="1" w:styleId="Titlu8Caracter">
    <w:name w:val="Titlu 8 Caracter"/>
    <w:basedOn w:val="Fontdeparagrafimplicit"/>
    <w:link w:val="Titlu8"/>
    <w:rsid w:val="00863D5D"/>
    <w:rPr>
      <w:rFonts w:ascii="Arial" w:eastAsia="Times New Roman" w:hAnsi="Arial" w:cs="Times New Roman"/>
      <w:i/>
      <w:sz w:val="20"/>
      <w:szCs w:val="20"/>
    </w:rPr>
  </w:style>
  <w:style w:type="character" w:customStyle="1" w:styleId="Titlu9Caracter">
    <w:name w:val="Titlu 9 Caracter"/>
    <w:basedOn w:val="Fontdeparagrafimplicit"/>
    <w:link w:val="Titlu9"/>
    <w:rsid w:val="00863D5D"/>
    <w:rPr>
      <w:rFonts w:ascii="Arial" w:eastAsia="Times New Roman" w:hAnsi="Arial" w:cs="Times New Roman"/>
      <w:i/>
      <w:sz w:val="18"/>
      <w:szCs w:val="20"/>
    </w:rPr>
  </w:style>
  <w:style w:type="paragraph" w:customStyle="1" w:styleId="Default">
    <w:name w:val="Default"/>
    <w:rsid w:val="00863D5D"/>
    <w:pPr>
      <w:autoSpaceDE w:val="0"/>
      <w:autoSpaceDN w:val="0"/>
      <w:adjustRightInd w:val="0"/>
      <w:spacing w:after="0" w:line="240" w:lineRule="auto"/>
    </w:pPr>
    <w:rPr>
      <w:rFonts w:ascii="Times New Roman" w:eastAsia="Times New Roman" w:hAnsi="Times New Roman" w:cs="Times New Roman"/>
      <w:color w:val="000000"/>
      <w:sz w:val="24"/>
      <w:szCs w:val="24"/>
      <w:lang w:val="ro-RO" w:eastAsia="ro-RO"/>
    </w:rPr>
  </w:style>
  <w:style w:type="paragraph" w:customStyle="1" w:styleId="template">
    <w:name w:val="template"/>
    <w:basedOn w:val="Normal"/>
    <w:rsid w:val="00863D5D"/>
    <w:pPr>
      <w:spacing w:after="0" w:line="240" w:lineRule="exact"/>
    </w:pPr>
    <w:rPr>
      <w:rFonts w:ascii="Arial" w:eastAsia="Times New Roman" w:hAnsi="Arial" w:cs="Times New Roman"/>
      <w:i/>
      <w:szCs w:val="20"/>
    </w:rPr>
  </w:style>
  <w:style w:type="paragraph" w:styleId="TextnBalon">
    <w:name w:val="Balloon Text"/>
    <w:basedOn w:val="Normal"/>
    <w:link w:val="TextnBalonCaracter"/>
    <w:uiPriority w:val="99"/>
    <w:semiHidden/>
    <w:unhideWhenUsed/>
    <w:rsid w:val="008555A1"/>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8555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179793">
      <w:bodyDiv w:val="1"/>
      <w:marLeft w:val="0"/>
      <w:marRight w:val="0"/>
      <w:marTop w:val="0"/>
      <w:marBottom w:val="0"/>
      <w:divBdr>
        <w:top w:val="none" w:sz="0" w:space="0" w:color="auto"/>
        <w:left w:val="none" w:sz="0" w:space="0" w:color="auto"/>
        <w:bottom w:val="none" w:sz="0" w:space="0" w:color="auto"/>
        <w:right w:val="none" w:sz="0" w:space="0" w:color="auto"/>
      </w:divBdr>
    </w:div>
    <w:div w:id="1498837404">
      <w:bodyDiv w:val="1"/>
      <w:marLeft w:val="0"/>
      <w:marRight w:val="0"/>
      <w:marTop w:val="0"/>
      <w:marBottom w:val="0"/>
      <w:divBdr>
        <w:top w:val="none" w:sz="0" w:space="0" w:color="auto"/>
        <w:left w:val="none" w:sz="0" w:space="0" w:color="auto"/>
        <w:bottom w:val="none" w:sz="0" w:space="0" w:color="auto"/>
        <w:right w:val="none" w:sz="0" w:space="0" w:color="auto"/>
      </w:divBdr>
    </w:div>
    <w:div w:id="156329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1410</Words>
  <Characters>8041</Characters>
  <Application>Microsoft Office Word</Application>
  <DocSecurity>0</DocSecurity>
  <Lines>67</Lines>
  <Paragraphs>18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matilda</cp:lastModifiedBy>
  <cp:revision>6</cp:revision>
  <dcterms:created xsi:type="dcterms:W3CDTF">2018-10-11T07:35:00Z</dcterms:created>
  <dcterms:modified xsi:type="dcterms:W3CDTF">2020-01-30T22:39:00Z</dcterms:modified>
</cp:coreProperties>
</file>